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2AF6" w14:textId="77777777" w:rsidR="006A71A0" w:rsidRPr="00A578EB" w:rsidRDefault="006A71A0" w:rsidP="00A578EB">
      <w:pPr>
        <w:spacing w:after="0" w:line="240" w:lineRule="auto"/>
        <w:jc w:val="center"/>
        <w:rPr>
          <w:rFonts w:ascii="Times New Roman" w:hAnsi="Times New Roman" w:cs="Times New Roman"/>
        </w:rPr>
      </w:pPr>
      <w:r w:rsidRPr="00A578EB">
        <w:rPr>
          <w:rFonts w:ascii="Times New Roman" w:hAnsi="Times New Roman" w:cs="Times New Roman"/>
        </w:rPr>
        <w:t>Performance Work Statement with Quality Assurance Surveillance Plan</w:t>
      </w:r>
      <w:r w:rsidR="009557D5" w:rsidRPr="00A578EB">
        <w:rPr>
          <w:rFonts w:ascii="Times New Roman" w:hAnsi="Times New Roman" w:cs="Times New Roman"/>
        </w:rPr>
        <w:t xml:space="preserve"> </w:t>
      </w:r>
      <w:r w:rsidRPr="00A578EB">
        <w:rPr>
          <w:rFonts w:ascii="Times New Roman" w:hAnsi="Times New Roman" w:cs="Times New Roman"/>
        </w:rPr>
        <w:t>Good Clinical Practice (GCP) Clinical Research Quality Associate (CRQA) Monitoring Services</w:t>
      </w:r>
    </w:p>
    <w:p w14:paraId="01F7B92F" w14:textId="594B07B0" w:rsidR="00A578EB" w:rsidRPr="00A578EB" w:rsidRDefault="006A71A0" w:rsidP="00A578EB">
      <w:pPr>
        <w:spacing w:after="0" w:line="240" w:lineRule="auto"/>
        <w:jc w:val="center"/>
        <w:rPr>
          <w:rFonts w:ascii="Times New Roman" w:hAnsi="Times New Roman" w:cs="Times New Roman"/>
        </w:rPr>
      </w:pPr>
      <w:r w:rsidRPr="00A578EB">
        <w:rPr>
          <w:rFonts w:ascii="Times New Roman" w:hAnsi="Times New Roman" w:cs="Times New Roman"/>
        </w:rPr>
        <w:t>New Mexico Veterans Affairs Health Care System (NMVAHCS)</w:t>
      </w:r>
    </w:p>
    <w:p w14:paraId="56691074" w14:textId="77777777" w:rsidR="00A578EB" w:rsidRPr="00A578EB" w:rsidRDefault="00A578EB" w:rsidP="00A578EB">
      <w:pPr>
        <w:rPr>
          <w:rFonts w:ascii="Times New Roman" w:hAnsi="Times New Roman" w:cs="Times New Roman"/>
        </w:rPr>
      </w:pPr>
    </w:p>
    <w:p w14:paraId="651A066D" w14:textId="2D53215D" w:rsidR="006A71A0" w:rsidRPr="00A578EB" w:rsidRDefault="00A578EB" w:rsidP="00A578EB">
      <w:pPr>
        <w:spacing w:after="0" w:line="240" w:lineRule="auto"/>
        <w:rPr>
          <w:rFonts w:ascii="Times New Roman" w:hAnsi="Times New Roman" w:cs="Times New Roman"/>
        </w:rPr>
      </w:pPr>
      <w:r w:rsidRPr="00A578EB">
        <w:rPr>
          <w:rFonts w:ascii="Times New Roman" w:hAnsi="Times New Roman" w:cs="Times New Roman"/>
          <w:b/>
          <w:bCs/>
        </w:rPr>
        <w:t xml:space="preserve">1.0 </w:t>
      </w:r>
      <w:r w:rsidR="006A71A0" w:rsidRPr="00A578EB">
        <w:rPr>
          <w:rFonts w:ascii="Times New Roman" w:hAnsi="Times New Roman" w:cs="Times New Roman"/>
          <w:b/>
          <w:bCs/>
        </w:rPr>
        <w:t>Introduction</w:t>
      </w:r>
      <w:r w:rsidR="006A71A0" w:rsidRPr="00A578EB">
        <w:rPr>
          <w:rFonts w:ascii="Times New Roman" w:hAnsi="Times New Roman" w:cs="Times New Roman"/>
        </w:rPr>
        <w:t>:</w:t>
      </w:r>
      <w:r>
        <w:rPr>
          <w:rFonts w:ascii="Times New Roman" w:hAnsi="Times New Roman" w:cs="Times New Roman"/>
        </w:rPr>
        <w:t xml:space="preserve"> </w:t>
      </w:r>
      <w:r w:rsidR="006A71A0" w:rsidRPr="00A578EB">
        <w:rPr>
          <w:rFonts w:ascii="Times New Roman" w:hAnsi="Times New Roman" w:cs="Times New Roman"/>
        </w:rPr>
        <w:t xml:space="preserve">This requirement is for Good Clinical Practice (GCP) </w:t>
      </w:r>
      <w:bookmarkStart w:id="0" w:name="_Hlk50469962"/>
      <w:r w:rsidR="006A71A0" w:rsidRPr="00A578EB">
        <w:rPr>
          <w:rFonts w:ascii="Times New Roman" w:hAnsi="Times New Roman" w:cs="Times New Roman"/>
        </w:rPr>
        <w:t xml:space="preserve">Clinical Research Quality Associate (CRQA) </w:t>
      </w:r>
      <w:bookmarkEnd w:id="0"/>
      <w:r w:rsidR="006A71A0" w:rsidRPr="00A578EB">
        <w:rPr>
          <w:rFonts w:ascii="Times New Roman" w:hAnsi="Times New Roman" w:cs="Times New Roman"/>
        </w:rPr>
        <w:t>Monitoring Services.</w:t>
      </w:r>
      <w:r w:rsidR="006A71A0" w:rsidRPr="00A578EB">
        <w:t xml:space="preserve"> </w:t>
      </w:r>
    </w:p>
    <w:p w14:paraId="3275757D" w14:textId="77777777" w:rsidR="006A71A0" w:rsidRPr="009557D5" w:rsidRDefault="006A71A0" w:rsidP="00A578EB">
      <w:pPr>
        <w:spacing w:after="0" w:line="240" w:lineRule="auto"/>
        <w:contextualSpacing/>
        <w:rPr>
          <w:rFonts w:ascii="Times New Roman" w:hAnsi="Times New Roman" w:cs="Times New Roman"/>
        </w:rPr>
      </w:pPr>
    </w:p>
    <w:p w14:paraId="5F2919D8" w14:textId="65DFF63D" w:rsidR="006A71A0" w:rsidRPr="00A578EB" w:rsidRDefault="00A578EB" w:rsidP="00A578EB">
      <w:pPr>
        <w:spacing w:after="0" w:line="240" w:lineRule="auto"/>
        <w:rPr>
          <w:rFonts w:ascii="Times New Roman" w:hAnsi="Times New Roman" w:cs="Times New Roman"/>
          <w:b/>
        </w:rPr>
      </w:pPr>
      <w:r>
        <w:rPr>
          <w:rFonts w:ascii="Times New Roman" w:hAnsi="Times New Roman" w:cs="Times New Roman"/>
          <w:b/>
        </w:rPr>
        <w:t xml:space="preserve">2.0 </w:t>
      </w:r>
      <w:r w:rsidR="006A71A0" w:rsidRPr="00A578EB">
        <w:rPr>
          <w:rFonts w:ascii="Times New Roman" w:hAnsi="Times New Roman" w:cs="Times New Roman"/>
          <w:b/>
        </w:rPr>
        <w:t>Background:</w:t>
      </w:r>
    </w:p>
    <w:p w14:paraId="1833BB25" w14:textId="77777777" w:rsidR="00A578EB" w:rsidRDefault="00A578EB" w:rsidP="00A578EB">
      <w:pPr>
        <w:spacing w:after="0" w:line="240" w:lineRule="auto"/>
        <w:contextualSpacing/>
        <w:rPr>
          <w:rFonts w:ascii="Times New Roman" w:hAnsi="Times New Roman" w:cs="Times New Roman"/>
        </w:rPr>
      </w:pPr>
    </w:p>
    <w:p w14:paraId="46D160B7" w14:textId="440F2921" w:rsidR="006A71A0" w:rsidRPr="009557D5" w:rsidRDefault="00A578EB" w:rsidP="00D1390B">
      <w:pPr>
        <w:spacing w:after="0" w:line="240" w:lineRule="auto"/>
        <w:ind w:left="360"/>
        <w:contextualSpacing/>
        <w:rPr>
          <w:rFonts w:ascii="Times New Roman" w:hAnsi="Times New Roman" w:cs="Times New Roman"/>
        </w:rPr>
      </w:pPr>
      <w:r>
        <w:rPr>
          <w:rFonts w:ascii="Times New Roman" w:hAnsi="Times New Roman" w:cs="Times New Roman"/>
        </w:rPr>
        <w:t xml:space="preserve">2.1 </w:t>
      </w:r>
      <w:r w:rsidR="006A71A0" w:rsidRPr="009557D5">
        <w:rPr>
          <w:rFonts w:ascii="Times New Roman" w:hAnsi="Times New Roman" w:cs="Times New Roman"/>
        </w:rPr>
        <w:t>The Department of Veterans Affairs</w:t>
      </w:r>
      <w:r w:rsidR="00CC52A4">
        <w:rPr>
          <w:rFonts w:ascii="Times New Roman" w:hAnsi="Times New Roman" w:cs="Times New Roman"/>
        </w:rPr>
        <w:t xml:space="preserve"> (VA)</w:t>
      </w:r>
      <w:r w:rsidR="009D0AEA">
        <w:rPr>
          <w:rFonts w:ascii="Times New Roman" w:hAnsi="Times New Roman" w:cs="Times New Roman"/>
        </w:rPr>
        <w:t>,</w:t>
      </w:r>
      <w:r w:rsidR="006A71A0" w:rsidRPr="009557D5">
        <w:rPr>
          <w:rFonts w:ascii="Times New Roman" w:hAnsi="Times New Roman" w:cs="Times New Roman"/>
        </w:rPr>
        <w:t xml:space="preserve"> Cooperative Studies Program (CSP)</w:t>
      </w:r>
      <w:r w:rsidR="009D0AEA">
        <w:rPr>
          <w:rFonts w:ascii="Times New Roman" w:hAnsi="Times New Roman" w:cs="Times New Roman"/>
        </w:rPr>
        <w:t>,</w:t>
      </w:r>
      <w:r w:rsidR="006A71A0" w:rsidRPr="009557D5">
        <w:rPr>
          <w:rFonts w:ascii="Times New Roman" w:hAnsi="Times New Roman" w:cs="Times New Roman"/>
        </w:rPr>
        <w:t xml:space="preserve"> Site Monitoring, Auditing and Resource Team (SMART) requires a </w:t>
      </w:r>
      <w:r w:rsidR="006017AB">
        <w:rPr>
          <w:rFonts w:ascii="Times New Roman" w:hAnsi="Times New Roman" w:cs="Times New Roman"/>
        </w:rPr>
        <w:t>Requirements</w:t>
      </w:r>
      <w:r w:rsidR="006A71A0" w:rsidRPr="009557D5">
        <w:rPr>
          <w:rFonts w:ascii="Times New Roman" w:hAnsi="Times New Roman" w:cs="Times New Roman"/>
        </w:rPr>
        <w:t xml:space="preserve"> contract for Good Clinical Practice (GCP) </w:t>
      </w:r>
      <w:r w:rsidR="009D0AEA" w:rsidRPr="009D0AEA">
        <w:rPr>
          <w:rFonts w:ascii="Times New Roman" w:hAnsi="Times New Roman" w:cs="Times New Roman"/>
        </w:rPr>
        <w:t xml:space="preserve">Clinical Research Quality Associate (CRQA) </w:t>
      </w:r>
      <w:r w:rsidR="006A71A0" w:rsidRPr="009557D5">
        <w:rPr>
          <w:rFonts w:ascii="Times New Roman" w:hAnsi="Times New Roman" w:cs="Times New Roman"/>
        </w:rPr>
        <w:t>monitoring services for clinical trials conducted by or requested by CSP. Trials are conducted at VA facilities and associated non-VA facilities throughout the United States and vary over time in number, size</w:t>
      </w:r>
      <w:r w:rsidR="009D0AEA">
        <w:rPr>
          <w:rFonts w:ascii="Times New Roman" w:hAnsi="Times New Roman" w:cs="Times New Roman"/>
        </w:rPr>
        <w:t>,</w:t>
      </w:r>
      <w:r w:rsidR="006A71A0" w:rsidRPr="009557D5">
        <w:rPr>
          <w:rFonts w:ascii="Times New Roman" w:hAnsi="Times New Roman" w:cs="Times New Roman"/>
        </w:rPr>
        <w:t xml:space="preserve"> and design.  At any given time, CSP will have approximately 25 trials </w:t>
      </w:r>
      <w:r w:rsidR="006017AB">
        <w:rPr>
          <w:rFonts w:ascii="Times New Roman" w:hAnsi="Times New Roman" w:cs="Times New Roman"/>
        </w:rPr>
        <w:t>ongoing involving</w:t>
      </w:r>
      <w:r w:rsidR="006A71A0" w:rsidRPr="009557D5">
        <w:rPr>
          <w:rFonts w:ascii="Times New Roman" w:hAnsi="Times New Roman" w:cs="Times New Roman"/>
        </w:rPr>
        <w:t xml:space="preserve"> 300 to 400 investigative sites in various stages of activities (planning, on-going, closeout) but typically </w:t>
      </w:r>
      <w:r w:rsidR="002F0E41">
        <w:rPr>
          <w:rFonts w:ascii="Times New Roman" w:hAnsi="Times New Roman" w:cs="Times New Roman"/>
        </w:rPr>
        <w:t>between 8</w:t>
      </w:r>
      <w:r w:rsidR="006A71A0" w:rsidRPr="009557D5">
        <w:rPr>
          <w:rFonts w:ascii="Times New Roman" w:hAnsi="Times New Roman" w:cs="Times New Roman"/>
        </w:rPr>
        <w:t xml:space="preserve"> to 1</w:t>
      </w:r>
      <w:r w:rsidR="002F0E41">
        <w:rPr>
          <w:rFonts w:ascii="Times New Roman" w:hAnsi="Times New Roman" w:cs="Times New Roman"/>
        </w:rPr>
        <w:t>2</w:t>
      </w:r>
      <w:r w:rsidR="006A71A0" w:rsidRPr="009557D5">
        <w:rPr>
          <w:rFonts w:ascii="Times New Roman" w:hAnsi="Times New Roman" w:cs="Times New Roman"/>
        </w:rPr>
        <w:t xml:space="preserve"> trials are actively monitor</w:t>
      </w:r>
      <w:r w:rsidR="00F55ED1">
        <w:rPr>
          <w:rFonts w:ascii="Times New Roman" w:hAnsi="Times New Roman" w:cs="Times New Roman"/>
        </w:rPr>
        <w:t>ed</w:t>
      </w:r>
      <w:r w:rsidR="006A71A0" w:rsidRPr="009557D5">
        <w:rPr>
          <w:rFonts w:ascii="Times New Roman" w:hAnsi="Times New Roman" w:cs="Times New Roman"/>
        </w:rPr>
        <w:t xml:space="preserve"> each fiscal year.</w:t>
      </w:r>
    </w:p>
    <w:p w14:paraId="69781FE0" w14:textId="77777777" w:rsidR="008E36E8" w:rsidRPr="009557D5" w:rsidRDefault="008E36E8" w:rsidP="00D1390B">
      <w:pPr>
        <w:spacing w:after="0" w:line="240" w:lineRule="auto"/>
        <w:ind w:left="360"/>
        <w:contextualSpacing/>
        <w:rPr>
          <w:rFonts w:ascii="Times New Roman" w:hAnsi="Times New Roman" w:cs="Times New Roman"/>
        </w:rPr>
      </w:pPr>
    </w:p>
    <w:p w14:paraId="406BB495" w14:textId="78C228FF" w:rsidR="008E36E8" w:rsidRPr="009557D5" w:rsidRDefault="00CC52A4" w:rsidP="00D1390B">
      <w:pPr>
        <w:spacing w:after="0" w:line="240" w:lineRule="auto"/>
        <w:ind w:left="360"/>
        <w:contextualSpacing/>
        <w:rPr>
          <w:rFonts w:ascii="Times New Roman" w:hAnsi="Times New Roman" w:cs="Times New Roman"/>
        </w:rPr>
      </w:pPr>
      <w:r>
        <w:rPr>
          <w:rFonts w:ascii="Times New Roman" w:hAnsi="Times New Roman" w:cs="Times New Roman"/>
        </w:rPr>
        <w:t xml:space="preserve">2.2 </w:t>
      </w:r>
      <w:r w:rsidR="008E36E8" w:rsidRPr="009557D5">
        <w:rPr>
          <w:rFonts w:ascii="Times New Roman" w:hAnsi="Times New Roman" w:cs="Times New Roman"/>
        </w:rPr>
        <w:t xml:space="preserve">SMART, co-located with the CSP Clinical Research Pharmacy Coordinating Center (CSPCRPCC) in Albuquerque, New Mexico and tenant to the New Mexico Veterans Affairs Health Care System (NMVAHCS) is responsible for ensuring </w:t>
      </w:r>
      <w:r w:rsidR="009D0AEA" w:rsidRPr="009557D5">
        <w:rPr>
          <w:rFonts w:ascii="Times New Roman" w:hAnsi="Times New Roman" w:cs="Times New Roman"/>
        </w:rPr>
        <w:t xml:space="preserve">VA CSP </w:t>
      </w:r>
      <w:r w:rsidR="008E36E8" w:rsidRPr="009557D5">
        <w:rPr>
          <w:rFonts w:ascii="Times New Roman" w:hAnsi="Times New Roman" w:cs="Times New Roman"/>
        </w:rPr>
        <w:t xml:space="preserve">clinical trials are conducted in compliance with the scientific and ethical principles embodied in the GCP regulations and guidelines. SMART accomplishes this task by </w:t>
      </w:r>
      <w:r w:rsidR="009D0AEA">
        <w:rPr>
          <w:rFonts w:ascii="Times New Roman" w:hAnsi="Times New Roman" w:cs="Times New Roman"/>
        </w:rPr>
        <w:t>train</w:t>
      </w:r>
      <w:r w:rsidR="009D0AEA" w:rsidRPr="009557D5">
        <w:rPr>
          <w:rFonts w:ascii="Times New Roman" w:hAnsi="Times New Roman" w:cs="Times New Roman"/>
        </w:rPr>
        <w:t xml:space="preserve">ing </w:t>
      </w:r>
      <w:r w:rsidR="008E36E8" w:rsidRPr="009557D5">
        <w:rPr>
          <w:rFonts w:ascii="Times New Roman" w:hAnsi="Times New Roman" w:cs="Times New Roman"/>
        </w:rPr>
        <w:t xml:space="preserve">VA personnel conducting/supporting clinical trials in GCP and </w:t>
      </w:r>
      <w:r w:rsidR="009D0AEA">
        <w:rPr>
          <w:rFonts w:ascii="Times New Roman" w:hAnsi="Times New Roman" w:cs="Times New Roman"/>
        </w:rPr>
        <w:t xml:space="preserve">identifying </w:t>
      </w:r>
      <w:r w:rsidR="008E36E8" w:rsidRPr="009557D5">
        <w:rPr>
          <w:rFonts w:ascii="Times New Roman" w:hAnsi="Times New Roman" w:cs="Times New Roman"/>
        </w:rPr>
        <w:t>any compliance problems at participating research sites and resolved through a program of CRQA site visits (both on-site and virtual/remote off-site monitoring techniques are utilized).</w:t>
      </w:r>
    </w:p>
    <w:p w14:paraId="7EFB9AA8" w14:textId="77777777" w:rsidR="008E36E8" w:rsidRPr="009557D5" w:rsidRDefault="008E36E8" w:rsidP="00A578EB">
      <w:pPr>
        <w:spacing w:after="0" w:line="240" w:lineRule="auto"/>
        <w:ind w:left="360"/>
        <w:rPr>
          <w:rFonts w:ascii="Times New Roman" w:hAnsi="Times New Roman" w:cs="Times New Roman"/>
          <w:iCs/>
        </w:rPr>
      </w:pPr>
    </w:p>
    <w:p w14:paraId="156919C4" w14:textId="27BB3967" w:rsidR="008E36E8" w:rsidRPr="009557D5" w:rsidRDefault="00D1390B" w:rsidP="00A578EB">
      <w:pPr>
        <w:spacing w:after="0" w:line="240" w:lineRule="auto"/>
        <w:ind w:left="360"/>
        <w:rPr>
          <w:rFonts w:ascii="Times New Roman" w:hAnsi="Times New Roman" w:cs="Times New Roman"/>
          <w:iCs/>
        </w:rPr>
      </w:pPr>
      <w:r>
        <w:rPr>
          <w:rFonts w:ascii="Times New Roman" w:hAnsi="Times New Roman" w:cs="Times New Roman"/>
          <w:iCs/>
        </w:rPr>
        <w:t xml:space="preserve">2.3 </w:t>
      </w:r>
      <w:r w:rsidR="008E36E8" w:rsidRPr="009557D5">
        <w:rPr>
          <w:rFonts w:ascii="Times New Roman" w:hAnsi="Times New Roman" w:cs="Times New Roman"/>
          <w:iCs/>
        </w:rPr>
        <w:t>The VA SMART program does not have the required manpower authorized or assigned to support the full workload and relies on experienced contract</w:t>
      </w:r>
      <w:r w:rsidR="006017AB">
        <w:rPr>
          <w:rFonts w:ascii="Times New Roman" w:hAnsi="Times New Roman" w:cs="Times New Roman"/>
          <w:iCs/>
        </w:rPr>
        <w:t xml:space="preserve">ed monitoring service </w:t>
      </w:r>
      <w:r w:rsidR="008E36E8" w:rsidRPr="009557D5">
        <w:rPr>
          <w:rFonts w:ascii="Times New Roman" w:hAnsi="Times New Roman" w:cs="Times New Roman"/>
          <w:iCs/>
        </w:rPr>
        <w:t xml:space="preserve">to </w:t>
      </w:r>
      <w:r w:rsidR="00F55ED1">
        <w:rPr>
          <w:rFonts w:ascii="Times New Roman" w:hAnsi="Times New Roman" w:cs="Times New Roman"/>
          <w:iCs/>
        </w:rPr>
        <w:t>fulfill program requirements</w:t>
      </w:r>
      <w:r w:rsidR="008E36E8" w:rsidRPr="009557D5">
        <w:rPr>
          <w:rFonts w:ascii="Times New Roman" w:hAnsi="Times New Roman" w:cs="Times New Roman"/>
          <w:iCs/>
        </w:rPr>
        <w:t>.</w:t>
      </w:r>
    </w:p>
    <w:p w14:paraId="74BE5BFB" w14:textId="77777777" w:rsidR="008E36E8" w:rsidRDefault="008E36E8" w:rsidP="00A578EB">
      <w:pPr>
        <w:spacing w:after="0" w:line="240" w:lineRule="auto"/>
        <w:rPr>
          <w:rFonts w:cstheme="minorHAnsi"/>
        </w:rPr>
      </w:pPr>
    </w:p>
    <w:p w14:paraId="499337B0" w14:textId="638C376D" w:rsidR="00297B05" w:rsidRDefault="00297B05" w:rsidP="00C94930">
      <w:pPr>
        <w:spacing w:after="0" w:line="240" w:lineRule="auto"/>
        <w:rPr>
          <w:rFonts w:ascii="Times New Roman" w:hAnsi="Times New Roman" w:cs="Times New Roman"/>
          <w:b/>
        </w:rPr>
      </w:pPr>
      <w:r>
        <w:rPr>
          <w:rFonts w:ascii="Times New Roman" w:hAnsi="Times New Roman" w:cs="Times New Roman"/>
          <w:b/>
        </w:rPr>
        <w:t>3.0 Applicable References</w:t>
      </w:r>
    </w:p>
    <w:p w14:paraId="2CD8C349" w14:textId="77777777" w:rsidR="007B67C7" w:rsidRPr="009557D5" w:rsidRDefault="007B67C7" w:rsidP="007B67C7">
      <w:pPr>
        <w:tabs>
          <w:tab w:val="left" w:pos="360"/>
          <w:tab w:val="left" w:pos="720"/>
        </w:tabs>
        <w:spacing w:after="0" w:line="240" w:lineRule="auto"/>
        <w:ind w:left="360"/>
        <w:rPr>
          <w:rFonts w:ascii="Times New Roman" w:hAnsi="Times New Roman" w:cs="Times New Roman"/>
          <w:iCs/>
        </w:rPr>
      </w:pPr>
    </w:p>
    <w:p w14:paraId="12C889AF" w14:textId="1ECB6F9E"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3.1 </w:t>
      </w:r>
      <w:r w:rsidRPr="009557D5">
        <w:rPr>
          <w:rFonts w:ascii="Times New Roman" w:hAnsi="Times New Roman" w:cs="Times New Roman"/>
          <w:iCs/>
        </w:rPr>
        <w:t>VHA Directive 1200.</w:t>
      </w:r>
      <w:r>
        <w:rPr>
          <w:rFonts w:ascii="Times New Roman" w:hAnsi="Times New Roman" w:cs="Times New Roman"/>
          <w:iCs/>
        </w:rPr>
        <w:t>0</w:t>
      </w:r>
      <w:r w:rsidRPr="009557D5">
        <w:rPr>
          <w:rFonts w:ascii="Times New Roman" w:hAnsi="Times New Roman" w:cs="Times New Roman"/>
          <w:iCs/>
        </w:rPr>
        <w:t>1 Research and Development Committee</w:t>
      </w:r>
    </w:p>
    <w:p w14:paraId="031BE0AA"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3256C0F6" w14:textId="12EF5851"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3.2 </w:t>
      </w:r>
      <w:r w:rsidRPr="009557D5">
        <w:rPr>
          <w:rFonts w:ascii="Times New Roman" w:hAnsi="Times New Roman" w:cs="Times New Roman"/>
          <w:iCs/>
        </w:rPr>
        <w:t>VHA Directive 1200.</w:t>
      </w:r>
      <w:r>
        <w:rPr>
          <w:rFonts w:ascii="Times New Roman" w:hAnsi="Times New Roman" w:cs="Times New Roman"/>
          <w:iCs/>
        </w:rPr>
        <w:t>0</w:t>
      </w:r>
      <w:r w:rsidRPr="009557D5">
        <w:rPr>
          <w:rFonts w:ascii="Times New Roman" w:hAnsi="Times New Roman" w:cs="Times New Roman"/>
          <w:iCs/>
        </w:rPr>
        <w:t>5(</w:t>
      </w:r>
      <w:r>
        <w:rPr>
          <w:rFonts w:ascii="Times New Roman" w:hAnsi="Times New Roman" w:cs="Times New Roman"/>
          <w:iCs/>
        </w:rPr>
        <w:t>3</w:t>
      </w:r>
      <w:r w:rsidRPr="009557D5">
        <w:rPr>
          <w:rFonts w:ascii="Times New Roman" w:hAnsi="Times New Roman" w:cs="Times New Roman"/>
          <w:iCs/>
        </w:rPr>
        <w:t>) Requirements for the Protection of Human Subjects in Research</w:t>
      </w:r>
    </w:p>
    <w:p w14:paraId="1CB71157"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453574A9" w14:textId="7CF9F849"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3.3 </w:t>
      </w:r>
      <w:r w:rsidRPr="009557D5">
        <w:rPr>
          <w:rFonts w:ascii="Times New Roman" w:hAnsi="Times New Roman" w:cs="Times New Roman"/>
          <w:iCs/>
        </w:rPr>
        <w:t>VHA Handbook 1108.04 Investigational Drugs and Supplies</w:t>
      </w:r>
    </w:p>
    <w:p w14:paraId="287A9040"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2EC94253" w14:textId="79540CC3"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3.4 </w:t>
      </w:r>
      <w:r w:rsidRPr="009557D5">
        <w:rPr>
          <w:rFonts w:ascii="Times New Roman" w:hAnsi="Times New Roman" w:cs="Times New Roman"/>
          <w:iCs/>
        </w:rPr>
        <w:t xml:space="preserve">VHA </w:t>
      </w:r>
      <w:r w:rsidRPr="00D034F3">
        <w:rPr>
          <w:rFonts w:ascii="Times New Roman" w:hAnsi="Times New Roman" w:cs="Times New Roman"/>
          <w:iCs/>
        </w:rPr>
        <w:t>Directive 1058.01 Research</w:t>
      </w:r>
      <w:r w:rsidRPr="009557D5">
        <w:rPr>
          <w:rFonts w:ascii="Times New Roman" w:hAnsi="Times New Roman" w:cs="Times New Roman"/>
          <w:iCs/>
        </w:rPr>
        <w:t xml:space="preserve"> Compliance Reporting Requirements</w:t>
      </w:r>
    </w:p>
    <w:p w14:paraId="19568DDD"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7A023634" w14:textId="743E6932"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3.5 </w:t>
      </w:r>
      <w:r w:rsidRPr="009557D5">
        <w:rPr>
          <w:rFonts w:ascii="Times New Roman" w:hAnsi="Times New Roman" w:cs="Times New Roman"/>
          <w:iCs/>
        </w:rPr>
        <w:t xml:space="preserve">VHA </w:t>
      </w:r>
      <w:r w:rsidRPr="00D034F3">
        <w:rPr>
          <w:rFonts w:ascii="Times New Roman" w:hAnsi="Times New Roman" w:cs="Times New Roman"/>
          <w:iCs/>
        </w:rPr>
        <w:t>Directive 1907.01</w:t>
      </w:r>
      <w:r w:rsidRPr="009557D5">
        <w:rPr>
          <w:rFonts w:ascii="Times New Roman" w:hAnsi="Times New Roman" w:cs="Times New Roman"/>
          <w:iCs/>
        </w:rPr>
        <w:t xml:space="preserve"> Health Information Management and Health Records</w:t>
      </w:r>
    </w:p>
    <w:p w14:paraId="5B55CD58" w14:textId="77777777" w:rsidR="00FE721F" w:rsidRDefault="00FE721F" w:rsidP="007B67C7">
      <w:pPr>
        <w:pStyle w:val="ListParagraph"/>
        <w:tabs>
          <w:tab w:val="left" w:pos="360"/>
          <w:tab w:val="left" w:pos="720"/>
          <w:tab w:val="left" w:pos="1620"/>
          <w:tab w:val="left" w:pos="1800"/>
        </w:tabs>
        <w:spacing w:after="0" w:line="240" w:lineRule="auto"/>
        <w:ind w:left="360"/>
        <w:rPr>
          <w:rFonts w:ascii="Times New Roman" w:hAnsi="Times New Roman" w:cs="Times New Roman"/>
          <w:color w:val="000000"/>
        </w:rPr>
      </w:pPr>
    </w:p>
    <w:p w14:paraId="41E650BE" w14:textId="5328B287" w:rsidR="007B67C7" w:rsidRPr="009557D5" w:rsidRDefault="007B67C7" w:rsidP="00EA6B2E">
      <w:pPr>
        <w:pStyle w:val="ListParagraph"/>
        <w:tabs>
          <w:tab w:val="left" w:pos="360"/>
          <w:tab w:val="left" w:pos="720"/>
          <w:tab w:val="left" w:pos="1620"/>
          <w:tab w:val="left" w:pos="1800"/>
        </w:tabs>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3.6 </w:t>
      </w:r>
      <w:r w:rsidRPr="009557D5">
        <w:rPr>
          <w:rFonts w:ascii="Times New Roman" w:hAnsi="Times New Roman" w:cs="Times New Roman"/>
          <w:color w:val="000000"/>
        </w:rPr>
        <w:t>45 CFR 46 – Protection of Human Subjects</w:t>
      </w:r>
    </w:p>
    <w:p w14:paraId="2AB37318"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3BB45992" w14:textId="5480719B" w:rsidR="007B67C7" w:rsidRPr="009557D5" w:rsidRDefault="007B67C7" w:rsidP="00EA6B2E">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3.7 </w:t>
      </w:r>
      <w:r w:rsidRPr="009557D5">
        <w:rPr>
          <w:rFonts w:ascii="Times New Roman" w:hAnsi="Times New Roman" w:cs="Times New Roman"/>
          <w:color w:val="000000"/>
        </w:rPr>
        <w:t xml:space="preserve">38 CFR 16 Protection of Human Subjects </w:t>
      </w:r>
      <w:r w:rsidR="00FE721F">
        <w:rPr>
          <w:rFonts w:ascii="Times New Roman" w:hAnsi="Times New Roman" w:cs="Times New Roman"/>
          <w:color w:val="000000"/>
        </w:rPr>
        <w:t>–</w:t>
      </w:r>
      <w:r w:rsidRPr="009557D5">
        <w:rPr>
          <w:rFonts w:ascii="Times New Roman" w:hAnsi="Times New Roman" w:cs="Times New Roman"/>
          <w:color w:val="000000"/>
        </w:rPr>
        <w:t xml:space="preserve"> (VA Common Rule)</w:t>
      </w:r>
    </w:p>
    <w:p w14:paraId="7B1B01CE"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10DD19FF" w14:textId="292492A8" w:rsidR="007B67C7" w:rsidRPr="009557D5" w:rsidRDefault="007B67C7" w:rsidP="00EA6B2E">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3.8 </w:t>
      </w:r>
      <w:r w:rsidRPr="009557D5">
        <w:rPr>
          <w:rFonts w:ascii="Times New Roman" w:hAnsi="Times New Roman" w:cs="Times New Roman"/>
          <w:color w:val="000000"/>
        </w:rPr>
        <w:t>ICH E6 (R2) – International Co</w:t>
      </w:r>
      <w:r>
        <w:rPr>
          <w:rFonts w:ascii="Times New Roman" w:hAnsi="Times New Roman" w:cs="Times New Roman"/>
          <w:color w:val="000000"/>
        </w:rPr>
        <w:t>uncil</w:t>
      </w:r>
      <w:r w:rsidRPr="009557D5">
        <w:rPr>
          <w:rFonts w:ascii="Times New Roman" w:hAnsi="Times New Roman" w:cs="Times New Roman"/>
          <w:color w:val="000000"/>
        </w:rPr>
        <w:t xml:space="preserve"> </w:t>
      </w:r>
      <w:r>
        <w:rPr>
          <w:rFonts w:ascii="Times New Roman" w:hAnsi="Times New Roman" w:cs="Times New Roman"/>
          <w:color w:val="000000"/>
        </w:rPr>
        <w:t>f</w:t>
      </w:r>
      <w:r w:rsidRPr="009557D5">
        <w:rPr>
          <w:rFonts w:ascii="Times New Roman" w:hAnsi="Times New Roman" w:cs="Times New Roman"/>
          <w:color w:val="000000"/>
        </w:rPr>
        <w:t>o</w:t>
      </w:r>
      <w:r>
        <w:rPr>
          <w:rFonts w:ascii="Times New Roman" w:hAnsi="Times New Roman" w:cs="Times New Roman"/>
          <w:color w:val="000000"/>
        </w:rPr>
        <w:t>r</w:t>
      </w:r>
      <w:r w:rsidRPr="009557D5">
        <w:rPr>
          <w:rFonts w:ascii="Times New Roman" w:hAnsi="Times New Roman" w:cs="Times New Roman"/>
          <w:color w:val="000000"/>
        </w:rPr>
        <w:t xml:space="preserve"> Harmoni</w:t>
      </w:r>
      <w:r>
        <w:rPr>
          <w:rFonts w:ascii="Times New Roman" w:hAnsi="Times New Roman" w:cs="Times New Roman"/>
          <w:color w:val="000000"/>
        </w:rPr>
        <w:t>z</w:t>
      </w:r>
      <w:r w:rsidRPr="009557D5">
        <w:rPr>
          <w:rFonts w:ascii="Times New Roman" w:hAnsi="Times New Roman" w:cs="Times New Roman"/>
          <w:color w:val="000000"/>
        </w:rPr>
        <w:t>ation (ICH) Guidelines – Good Clinical Practice</w:t>
      </w:r>
    </w:p>
    <w:p w14:paraId="6FB311A1"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0D3B0AF4" w14:textId="3312B4E9"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lastRenderedPageBreak/>
        <w:t xml:space="preserve">3.9 </w:t>
      </w:r>
      <w:r w:rsidRPr="009557D5">
        <w:rPr>
          <w:rFonts w:ascii="Times New Roman" w:hAnsi="Times New Roman" w:cs="Times New Roman"/>
          <w:color w:val="000000"/>
        </w:rPr>
        <w:t>FDA Regulations (e.g. 21 CF</w:t>
      </w:r>
      <w:r>
        <w:rPr>
          <w:rFonts w:ascii="Times New Roman" w:hAnsi="Times New Roman" w:cs="Times New Roman"/>
          <w:color w:val="000000"/>
        </w:rPr>
        <w:t>R</w:t>
      </w:r>
      <w:r w:rsidRPr="009557D5">
        <w:rPr>
          <w:rFonts w:ascii="Times New Roman" w:hAnsi="Times New Roman" w:cs="Times New Roman"/>
          <w:color w:val="000000"/>
        </w:rPr>
        <w:t xml:space="preserve"> 312 Investigational New Drug Application; 21 CFR 812</w:t>
      </w:r>
      <w:r>
        <w:rPr>
          <w:rFonts w:ascii="Times New Roman" w:hAnsi="Times New Roman" w:cs="Times New Roman"/>
          <w:color w:val="000000"/>
        </w:rPr>
        <w:t>)</w:t>
      </w:r>
    </w:p>
    <w:p w14:paraId="46D315EF"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2D1FF8C6" w14:textId="780083F4"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3.10 </w:t>
      </w:r>
      <w:r w:rsidRPr="009557D5">
        <w:rPr>
          <w:rFonts w:ascii="Times New Roman" w:hAnsi="Times New Roman" w:cs="Times New Roman"/>
          <w:color w:val="000000"/>
        </w:rPr>
        <w:t>FDA Form 1572 requirements and guidance</w:t>
      </w:r>
    </w:p>
    <w:p w14:paraId="03726C5B"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3E979E5E" w14:textId="43072064"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3.11 </w:t>
      </w:r>
      <w:r w:rsidRPr="009557D5">
        <w:rPr>
          <w:rFonts w:ascii="Times New Roman" w:hAnsi="Times New Roman" w:cs="Times New Roman"/>
          <w:color w:val="000000"/>
        </w:rPr>
        <w:t>CSP Investigator Guidelines</w:t>
      </w:r>
    </w:p>
    <w:p w14:paraId="2A2B5CB7"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59A35F34" w14:textId="28C50A5D"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3.12 </w:t>
      </w:r>
      <w:r w:rsidRPr="009557D5">
        <w:rPr>
          <w:rFonts w:ascii="Times New Roman" w:hAnsi="Times New Roman" w:cs="Times New Roman"/>
          <w:color w:val="000000"/>
        </w:rPr>
        <w:t>CSP Program level Global Standard Operating Procedures (SOPs)</w:t>
      </w:r>
    </w:p>
    <w:p w14:paraId="1E30A31E"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6B882CAC" w14:textId="5803A07C"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3.13 </w:t>
      </w:r>
      <w:r w:rsidRPr="009557D5">
        <w:rPr>
          <w:rFonts w:ascii="Times New Roman" w:hAnsi="Times New Roman" w:cs="Times New Roman"/>
          <w:color w:val="000000"/>
        </w:rPr>
        <w:t>CSP Study Protocol and Operations Manuals</w:t>
      </w:r>
    </w:p>
    <w:p w14:paraId="5165DF14" w14:textId="77777777" w:rsidR="00B05705" w:rsidRDefault="00B05705" w:rsidP="007B67C7">
      <w:pPr>
        <w:pStyle w:val="ListParagraph"/>
        <w:tabs>
          <w:tab w:val="left" w:pos="360"/>
          <w:tab w:val="left" w:pos="720"/>
        </w:tabs>
        <w:spacing w:after="0" w:line="240" w:lineRule="auto"/>
        <w:ind w:left="360"/>
        <w:rPr>
          <w:rFonts w:ascii="Times New Roman" w:hAnsi="Times New Roman" w:cs="Times New Roman"/>
          <w:iCs/>
        </w:rPr>
      </w:pPr>
    </w:p>
    <w:p w14:paraId="6226BA11" w14:textId="291623BD" w:rsidR="007B67C7" w:rsidRPr="009557D5" w:rsidRDefault="007B67C7" w:rsidP="00B05705">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3.14 </w:t>
      </w:r>
      <w:r w:rsidRPr="009557D5">
        <w:rPr>
          <w:rFonts w:ascii="Times New Roman" w:hAnsi="Times New Roman" w:cs="Times New Roman"/>
          <w:iCs/>
        </w:rPr>
        <w:t>SMART SOPs and Approved Methods and Procedures (AMPs)</w:t>
      </w:r>
    </w:p>
    <w:p w14:paraId="4A30CF86" w14:textId="77777777" w:rsidR="00297B05" w:rsidRDefault="00297B05" w:rsidP="00C94930">
      <w:pPr>
        <w:spacing w:after="0" w:line="240" w:lineRule="auto"/>
        <w:rPr>
          <w:rFonts w:ascii="Times New Roman" w:hAnsi="Times New Roman" w:cs="Times New Roman"/>
          <w:b/>
        </w:rPr>
      </w:pPr>
    </w:p>
    <w:p w14:paraId="45DB9276" w14:textId="5E932DE2" w:rsidR="008E36E8" w:rsidRPr="00C94930" w:rsidRDefault="00297B05" w:rsidP="00C94930">
      <w:pPr>
        <w:spacing w:after="0" w:line="240" w:lineRule="auto"/>
        <w:rPr>
          <w:rFonts w:ascii="Times New Roman" w:hAnsi="Times New Roman" w:cs="Times New Roman"/>
        </w:rPr>
      </w:pPr>
      <w:r>
        <w:rPr>
          <w:rFonts w:ascii="Times New Roman" w:hAnsi="Times New Roman" w:cs="Times New Roman"/>
          <w:b/>
        </w:rPr>
        <w:t>4</w:t>
      </w:r>
      <w:r w:rsidR="00C94930">
        <w:rPr>
          <w:rFonts w:ascii="Times New Roman" w:hAnsi="Times New Roman" w:cs="Times New Roman"/>
          <w:b/>
        </w:rPr>
        <w:t xml:space="preserve">.0 </w:t>
      </w:r>
      <w:r w:rsidR="0071758F">
        <w:rPr>
          <w:rFonts w:ascii="Times New Roman" w:hAnsi="Times New Roman" w:cs="Times New Roman"/>
          <w:b/>
        </w:rPr>
        <w:t xml:space="preserve">General </w:t>
      </w:r>
      <w:r w:rsidR="003706AC" w:rsidRPr="00C94930">
        <w:rPr>
          <w:rFonts w:ascii="Times New Roman" w:hAnsi="Times New Roman" w:cs="Times New Roman"/>
          <w:b/>
        </w:rPr>
        <w:t>Scope</w:t>
      </w:r>
    </w:p>
    <w:p w14:paraId="69A6B4C2" w14:textId="77777777" w:rsidR="007A396F" w:rsidRDefault="007A396F" w:rsidP="00A578EB">
      <w:pPr>
        <w:spacing w:after="0" w:line="240" w:lineRule="auto"/>
        <w:ind w:left="360"/>
        <w:rPr>
          <w:rFonts w:ascii="Times New Roman" w:hAnsi="Times New Roman" w:cs="Times New Roman"/>
          <w:iCs/>
        </w:rPr>
      </w:pPr>
    </w:p>
    <w:p w14:paraId="632C815D" w14:textId="38D63446" w:rsidR="00FC0FE4" w:rsidRPr="009557D5" w:rsidRDefault="00297B05" w:rsidP="001929A3">
      <w:pPr>
        <w:tabs>
          <w:tab w:val="left" w:pos="360"/>
          <w:tab w:val="left" w:pos="720"/>
        </w:tabs>
        <w:spacing w:after="0" w:line="240" w:lineRule="auto"/>
        <w:ind w:left="360"/>
        <w:rPr>
          <w:rFonts w:ascii="Times New Roman" w:hAnsi="Times New Roman" w:cs="Times New Roman"/>
          <w:iCs/>
        </w:rPr>
      </w:pPr>
      <w:r w:rsidRPr="00F94FE1">
        <w:rPr>
          <w:rFonts w:ascii="Times New Roman" w:hAnsi="Times New Roman" w:cs="Times New Roman"/>
          <w:iCs/>
        </w:rPr>
        <w:t>4</w:t>
      </w:r>
      <w:r w:rsidR="007A396F" w:rsidRPr="00F94FE1">
        <w:rPr>
          <w:rFonts w:ascii="Times New Roman" w:hAnsi="Times New Roman" w:cs="Times New Roman"/>
          <w:iCs/>
        </w:rPr>
        <w:t xml:space="preserve">.1 </w:t>
      </w:r>
      <w:r w:rsidR="008E36E8" w:rsidRPr="00F94FE1">
        <w:rPr>
          <w:rFonts w:ascii="Times New Roman" w:hAnsi="Times New Roman" w:cs="Times New Roman"/>
          <w:iCs/>
        </w:rPr>
        <w:t xml:space="preserve">The Contractor shall provide </w:t>
      </w:r>
      <w:r w:rsidR="009D0AEA" w:rsidRPr="00F94FE1">
        <w:rPr>
          <w:rFonts w:ascii="Times New Roman" w:hAnsi="Times New Roman" w:cs="Times New Roman"/>
          <w:iCs/>
        </w:rPr>
        <w:t xml:space="preserve">services </w:t>
      </w:r>
      <w:r w:rsidR="008E36E8" w:rsidRPr="00F94FE1">
        <w:rPr>
          <w:rFonts w:ascii="Times New Roman" w:hAnsi="Times New Roman" w:cs="Times New Roman"/>
          <w:iCs/>
        </w:rPr>
        <w:t xml:space="preserve">for Clinical Research Quality Associate (CRQA) services to the Site Monitoring, Auditing and Resource Team (SMART).  </w:t>
      </w:r>
      <w:r w:rsidR="00FD5663" w:rsidRPr="00E57324">
        <w:rPr>
          <w:rFonts w:ascii="Times New Roman" w:hAnsi="Times New Roman" w:cs="Times New Roman"/>
          <w:iCs/>
        </w:rPr>
        <w:t xml:space="preserve">Also, </w:t>
      </w:r>
      <w:proofErr w:type="gramStart"/>
      <w:r w:rsidR="00FD5663" w:rsidRPr="00E57324">
        <w:rPr>
          <w:rFonts w:ascii="Times New Roman" w:hAnsi="Times New Roman" w:cs="Times New Roman"/>
          <w:iCs/>
        </w:rPr>
        <w:t>to provide</w:t>
      </w:r>
      <w:proofErr w:type="gramEnd"/>
      <w:r w:rsidR="00FD5663" w:rsidRPr="00E57324">
        <w:rPr>
          <w:rFonts w:ascii="Times New Roman" w:hAnsi="Times New Roman" w:cs="Times New Roman"/>
          <w:iCs/>
        </w:rPr>
        <w:t xml:space="preserve"> as many </w:t>
      </w:r>
      <w:r w:rsidR="00FD5663" w:rsidRPr="00F94FE1">
        <w:rPr>
          <w:rFonts w:ascii="Times New Roman" w:hAnsi="Times New Roman" w:cs="Times New Roman"/>
          <w:iCs/>
        </w:rPr>
        <w:t xml:space="preserve">as needed to </w:t>
      </w:r>
      <w:r w:rsidR="00F94FE1" w:rsidRPr="00F94FE1">
        <w:rPr>
          <w:rFonts w:ascii="Times New Roman" w:hAnsi="Times New Roman" w:cs="Times New Roman"/>
          <w:iCs/>
        </w:rPr>
        <w:t>fulfill</w:t>
      </w:r>
      <w:r w:rsidR="00FD5663" w:rsidRPr="00F94FE1">
        <w:rPr>
          <w:rFonts w:ascii="Times New Roman" w:hAnsi="Times New Roman" w:cs="Times New Roman"/>
          <w:iCs/>
        </w:rPr>
        <w:t xml:space="preserve"> the contract.  </w:t>
      </w:r>
      <w:r w:rsidR="00366F44" w:rsidRPr="00F94FE1">
        <w:rPr>
          <w:rFonts w:ascii="Times New Roman" w:hAnsi="Times New Roman" w:cs="Times New Roman"/>
          <w:iCs/>
        </w:rPr>
        <w:t xml:space="preserve">The contractor shall inspect a clinical trial site using a clinical trial specific monitoring plan developed and provided by the Chief of Monitoring or </w:t>
      </w:r>
      <w:proofErr w:type="gramStart"/>
      <w:r w:rsidR="00366F44" w:rsidRPr="00F94FE1">
        <w:rPr>
          <w:rFonts w:ascii="Times New Roman" w:hAnsi="Times New Roman" w:cs="Times New Roman"/>
          <w:iCs/>
        </w:rPr>
        <w:t>designee</w:t>
      </w:r>
      <w:proofErr w:type="gramEnd"/>
      <w:r w:rsidR="00366F44" w:rsidRPr="00F94FE1">
        <w:rPr>
          <w:rFonts w:ascii="Times New Roman" w:hAnsi="Times New Roman" w:cs="Times New Roman"/>
          <w:iCs/>
        </w:rPr>
        <w:t xml:space="preserve">.  </w:t>
      </w:r>
      <w:r w:rsidR="008E36E8" w:rsidRPr="00F94FE1">
        <w:rPr>
          <w:rFonts w:ascii="Times New Roman" w:hAnsi="Times New Roman" w:cs="Times New Roman"/>
          <w:iCs/>
        </w:rPr>
        <w:t>The tasks include performing on</w:t>
      </w:r>
      <w:r w:rsidR="009D0AEA" w:rsidRPr="00F94FE1">
        <w:rPr>
          <w:rFonts w:ascii="Times New Roman" w:hAnsi="Times New Roman" w:cs="Times New Roman"/>
          <w:iCs/>
        </w:rPr>
        <w:t>-</w:t>
      </w:r>
      <w:r w:rsidR="009F1719">
        <w:rPr>
          <w:rFonts w:ascii="Times New Roman" w:hAnsi="Times New Roman" w:cs="Times New Roman"/>
          <w:iCs/>
        </w:rPr>
        <w:t>site</w:t>
      </w:r>
      <w:r w:rsidR="008E36E8" w:rsidRPr="00F94FE1">
        <w:rPr>
          <w:rFonts w:ascii="Times New Roman" w:hAnsi="Times New Roman" w:cs="Times New Roman"/>
          <w:iCs/>
        </w:rPr>
        <w:t xml:space="preserve"> </w:t>
      </w:r>
      <w:r w:rsidR="00366F44" w:rsidRPr="00F94FE1">
        <w:rPr>
          <w:rFonts w:ascii="Times New Roman" w:hAnsi="Times New Roman" w:cs="Times New Roman"/>
          <w:iCs/>
        </w:rPr>
        <w:t xml:space="preserve">(in-person with travel required or a virtual equivalent with no travel required) </w:t>
      </w:r>
      <w:r w:rsidR="008E36E8" w:rsidRPr="00F94FE1">
        <w:rPr>
          <w:rFonts w:ascii="Times New Roman" w:hAnsi="Times New Roman" w:cs="Times New Roman"/>
          <w:iCs/>
        </w:rPr>
        <w:t>and off</w:t>
      </w:r>
      <w:r w:rsidR="009D0AEA" w:rsidRPr="00F94FE1">
        <w:rPr>
          <w:rFonts w:ascii="Times New Roman" w:hAnsi="Times New Roman" w:cs="Times New Roman"/>
          <w:iCs/>
        </w:rPr>
        <w:t>-</w:t>
      </w:r>
      <w:r w:rsidR="008E36E8" w:rsidRPr="00F94FE1">
        <w:rPr>
          <w:rFonts w:ascii="Times New Roman" w:hAnsi="Times New Roman" w:cs="Times New Roman"/>
          <w:iCs/>
        </w:rPr>
        <w:t>site</w:t>
      </w:r>
      <w:r w:rsidR="00A20364" w:rsidRPr="00F94FE1">
        <w:rPr>
          <w:rFonts w:ascii="Times New Roman" w:hAnsi="Times New Roman" w:cs="Times New Roman"/>
          <w:iCs/>
        </w:rPr>
        <w:t xml:space="preserve"> </w:t>
      </w:r>
      <w:r w:rsidR="00366F44" w:rsidRPr="00F94FE1">
        <w:rPr>
          <w:rFonts w:ascii="Times New Roman" w:hAnsi="Times New Roman" w:cs="Times New Roman"/>
          <w:iCs/>
        </w:rPr>
        <w:t xml:space="preserve">(remote review of key critical data) </w:t>
      </w:r>
      <w:r w:rsidR="008E36E8" w:rsidRPr="00F94FE1">
        <w:rPr>
          <w:rFonts w:ascii="Times New Roman" w:hAnsi="Times New Roman" w:cs="Times New Roman"/>
          <w:iCs/>
        </w:rPr>
        <w:t>visits, providing post-vi</w:t>
      </w:r>
      <w:r w:rsidR="003706AC" w:rsidRPr="00F94FE1">
        <w:rPr>
          <w:rFonts w:ascii="Times New Roman" w:hAnsi="Times New Roman" w:cs="Times New Roman"/>
          <w:iCs/>
        </w:rPr>
        <w:t>sit reports, and providing GCP P</w:t>
      </w:r>
      <w:r w:rsidR="008E36E8" w:rsidRPr="00F94FE1">
        <w:rPr>
          <w:rFonts w:ascii="Times New Roman" w:hAnsi="Times New Roman" w:cs="Times New Roman"/>
          <w:iCs/>
        </w:rPr>
        <w:t xml:space="preserve">rogram </w:t>
      </w:r>
      <w:r w:rsidR="003706AC" w:rsidRPr="00F94FE1">
        <w:rPr>
          <w:rFonts w:ascii="Times New Roman" w:hAnsi="Times New Roman" w:cs="Times New Roman"/>
          <w:iCs/>
        </w:rPr>
        <w:t>Q</w:t>
      </w:r>
      <w:r w:rsidR="008E36E8" w:rsidRPr="00F94FE1">
        <w:rPr>
          <w:rFonts w:ascii="Times New Roman" w:hAnsi="Times New Roman" w:cs="Times New Roman"/>
          <w:iCs/>
        </w:rPr>
        <w:t xml:space="preserve">uality </w:t>
      </w:r>
      <w:r w:rsidR="003706AC" w:rsidRPr="00F94FE1">
        <w:rPr>
          <w:rFonts w:ascii="Times New Roman" w:hAnsi="Times New Roman" w:cs="Times New Roman"/>
          <w:iCs/>
        </w:rPr>
        <w:t>S</w:t>
      </w:r>
      <w:r w:rsidR="008E36E8" w:rsidRPr="00F94FE1">
        <w:rPr>
          <w:rFonts w:ascii="Times New Roman" w:hAnsi="Times New Roman" w:cs="Times New Roman"/>
          <w:iCs/>
        </w:rPr>
        <w:t xml:space="preserve">upport </w:t>
      </w:r>
      <w:r w:rsidR="003706AC" w:rsidRPr="00F94FE1">
        <w:rPr>
          <w:rFonts w:ascii="Times New Roman" w:hAnsi="Times New Roman" w:cs="Times New Roman"/>
          <w:iCs/>
        </w:rPr>
        <w:t xml:space="preserve">(PQS) </w:t>
      </w:r>
      <w:r w:rsidR="008E36E8" w:rsidRPr="00F94FE1">
        <w:rPr>
          <w:rFonts w:ascii="Times New Roman" w:hAnsi="Times New Roman" w:cs="Times New Roman"/>
          <w:iCs/>
        </w:rPr>
        <w:t>following SMART guidelines.</w:t>
      </w:r>
      <w:r w:rsidR="00FC0FE4" w:rsidRPr="00F94FE1">
        <w:rPr>
          <w:rFonts w:ascii="Times New Roman" w:hAnsi="Times New Roman" w:cs="Times New Roman"/>
          <w:iCs/>
        </w:rPr>
        <w:t xml:space="preserve"> Monitoring schedules are based </w:t>
      </w:r>
      <w:r w:rsidR="009F1719">
        <w:rPr>
          <w:rFonts w:ascii="Times New Roman" w:hAnsi="Times New Roman" w:cs="Times New Roman"/>
          <w:iCs/>
        </w:rPr>
        <w:t xml:space="preserve">on </w:t>
      </w:r>
      <w:r w:rsidR="00FC0FE4" w:rsidRPr="00F94FE1">
        <w:rPr>
          <w:rFonts w:ascii="Times New Roman" w:hAnsi="Times New Roman" w:cs="Times New Roman"/>
          <w:iCs/>
        </w:rPr>
        <w:t>the studies current at the time and their projected status but are subject to changes.</w:t>
      </w:r>
      <w:r w:rsidR="00366F44" w:rsidRPr="00F94FE1">
        <w:rPr>
          <w:rFonts w:ascii="Times New Roman" w:hAnsi="Times New Roman" w:cs="Times New Roman"/>
          <w:iCs/>
        </w:rPr>
        <w:t xml:space="preserve"> The monitoring plan will be compliant with the standards/references (or as amended / deleted by the government) provided in section 3.0 which the contract monitor is expected to have familiarity</w:t>
      </w:r>
      <w:r w:rsidR="00366F44">
        <w:rPr>
          <w:rFonts w:ascii="Times New Roman" w:hAnsi="Times New Roman" w:cs="Times New Roman"/>
          <w:iCs/>
        </w:rPr>
        <w:t>.</w:t>
      </w:r>
    </w:p>
    <w:p w14:paraId="138E9076" w14:textId="3D6BB90F" w:rsidR="008E36E8" w:rsidRPr="009557D5" w:rsidRDefault="008E36E8" w:rsidP="00A578EB">
      <w:pPr>
        <w:spacing w:after="0" w:line="240" w:lineRule="auto"/>
        <w:ind w:left="360"/>
        <w:rPr>
          <w:rFonts w:ascii="Times New Roman" w:hAnsi="Times New Roman" w:cs="Times New Roman"/>
          <w:iCs/>
        </w:rPr>
      </w:pPr>
    </w:p>
    <w:p w14:paraId="04DFF545" w14:textId="2BE3FA24" w:rsidR="008E36E8" w:rsidRPr="00206E15" w:rsidRDefault="00297B05" w:rsidP="00A578EB">
      <w:pPr>
        <w:spacing w:after="0" w:line="240" w:lineRule="auto"/>
        <w:ind w:left="360"/>
        <w:rPr>
          <w:rFonts w:ascii="Times New Roman" w:hAnsi="Times New Roman" w:cs="Times New Roman"/>
          <w:iCs/>
          <w:dstrike/>
        </w:rPr>
      </w:pPr>
      <w:r>
        <w:rPr>
          <w:rFonts w:ascii="Times New Roman" w:hAnsi="Times New Roman" w:cs="Times New Roman"/>
          <w:iCs/>
        </w:rPr>
        <w:t>4</w:t>
      </w:r>
      <w:r w:rsidR="00D33878">
        <w:rPr>
          <w:rFonts w:ascii="Times New Roman" w:hAnsi="Times New Roman" w:cs="Times New Roman"/>
          <w:iCs/>
        </w:rPr>
        <w:t xml:space="preserve">.2 </w:t>
      </w:r>
      <w:r w:rsidR="0064588E">
        <w:rPr>
          <w:rFonts w:ascii="Times New Roman" w:hAnsi="Times New Roman" w:cs="Times New Roman"/>
          <w:iCs/>
        </w:rPr>
        <w:t xml:space="preserve">When </w:t>
      </w:r>
      <w:r w:rsidR="00D33878">
        <w:rPr>
          <w:rFonts w:ascii="Times New Roman" w:hAnsi="Times New Roman" w:cs="Times New Roman"/>
          <w:iCs/>
        </w:rPr>
        <w:t>required and ordered via task order t</w:t>
      </w:r>
      <w:r w:rsidR="008E36E8" w:rsidRPr="009557D5">
        <w:rPr>
          <w:rFonts w:ascii="Times New Roman" w:hAnsi="Times New Roman" w:cs="Times New Roman"/>
          <w:iCs/>
        </w:rPr>
        <w:t xml:space="preserve">he contractor will identify </w:t>
      </w:r>
      <w:r w:rsidR="007E19B6">
        <w:rPr>
          <w:rFonts w:ascii="Times New Roman" w:hAnsi="Times New Roman" w:cs="Times New Roman"/>
          <w:iCs/>
        </w:rPr>
        <w:t xml:space="preserve">specific </w:t>
      </w:r>
      <w:proofErr w:type="gramStart"/>
      <w:r w:rsidR="008E36E8" w:rsidRPr="009557D5">
        <w:rPr>
          <w:rFonts w:ascii="Times New Roman" w:hAnsi="Times New Roman" w:cs="Times New Roman"/>
          <w:iCs/>
        </w:rPr>
        <w:t xml:space="preserve">SMART, </w:t>
      </w:r>
      <w:proofErr w:type="gramEnd"/>
      <w:r w:rsidR="008E36E8" w:rsidRPr="009557D5">
        <w:rPr>
          <w:rFonts w:ascii="Times New Roman" w:hAnsi="Times New Roman" w:cs="Times New Roman"/>
          <w:iCs/>
        </w:rPr>
        <w:t xml:space="preserve"> monitor</w:t>
      </w:r>
      <w:r w:rsidR="00E93DB7">
        <w:rPr>
          <w:rFonts w:ascii="Times New Roman" w:hAnsi="Times New Roman" w:cs="Times New Roman"/>
          <w:iCs/>
        </w:rPr>
        <w:t>(s)</w:t>
      </w:r>
      <w:r w:rsidR="008E36E8" w:rsidRPr="009557D5">
        <w:rPr>
          <w:rFonts w:ascii="Times New Roman" w:hAnsi="Times New Roman" w:cs="Times New Roman"/>
          <w:iCs/>
        </w:rPr>
        <w:t xml:space="preserve"> to fulfill the role of CRQA for </w:t>
      </w:r>
      <w:r w:rsidR="00F55ED1">
        <w:rPr>
          <w:rFonts w:ascii="Times New Roman" w:hAnsi="Times New Roman" w:cs="Times New Roman"/>
          <w:iCs/>
        </w:rPr>
        <w:t>studies</w:t>
      </w:r>
      <w:r w:rsidR="0064588E">
        <w:rPr>
          <w:rFonts w:ascii="Times New Roman" w:hAnsi="Times New Roman" w:cs="Times New Roman"/>
          <w:iCs/>
        </w:rPr>
        <w:t xml:space="preserve"> within</w:t>
      </w:r>
      <w:r w:rsidR="00F94FE1">
        <w:rPr>
          <w:rFonts w:ascii="Times New Roman" w:hAnsi="Times New Roman" w:cs="Times New Roman"/>
          <w:iCs/>
        </w:rPr>
        <w:t xml:space="preserve"> </w:t>
      </w:r>
      <w:r w:rsidR="00E93DB7">
        <w:rPr>
          <w:rFonts w:ascii="Times New Roman" w:hAnsi="Times New Roman" w:cs="Times New Roman"/>
          <w:iCs/>
        </w:rPr>
        <w:t>30</w:t>
      </w:r>
      <w:r w:rsidR="0064588E">
        <w:rPr>
          <w:rFonts w:ascii="Times New Roman" w:hAnsi="Times New Roman" w:cs="Times New Roman"/>
          <w:iCs/>
        </w:rPr>
        <w:t xml:space="preserve"> days of notification</w:t>
      </w:r>
      <w:r w:rsidR="008E36E8" w:rsidRPr="009557D5">
        <w:rPr>
          <w:rFonts w:ascii="Times New Roman" w:hAnsi="Times New Roman" w:cs="Times New Roman"/>
          <w:iCs/>
        </w:rPr>
        <w:t xml:space="preserve">.  </w:t>
      </w:r>
    </w:p>
    <w:p w14:paraId="1ED11B0E" w14:textId="77777777" w:rsidR="008E36E8" w:rsidRPr="009557D5" w:rsidRDefault="008E36E8" w:rsidP="00A578EB">
      <w:pPr>
        <w:spacing w:after="0" w:line="240" w:lineRule="auto"/>
        <w:contextualSpacing/>
        <w:rPr>
          <w:rFonts w:ascii="Times New Roman" w:hAnsi="Times New Roman" w:cs="Times New Roman"/>
          <w:iCs/>
        </w:rPr>
      </w:pPr>
    </w:p>
    <w:p w14:paraId="7F91CD8F" w14:textId="3FC8E708" w:rsidR="008E36E8" w:rsidRPr="00CA5FCE" w:rsidRDefault="00FF737C" w:rsidP="00CA5FCE">
      <w:pPr>
        <w:spacing w:after="0" w:line="240" w:lineRule="auto"/>
        <w:rPr>
          <w:rFonts w:ascii="Times New Roman" w:hAnsi="Times New Roman" w:cs="Times New Roman"/>
          <w:b/>
          <w:iCs/>
        </w:rPr>
      </w:pPr>
      <w:r>
        <w:rPr>
          <w:rFonts w:ascii="Times New Roman" w:hAnsi="Times New Roman" w:cs="Times New Roman"/>
          <w:b/>
        </w:rPr>
        <w:t>5.0</w:t>
      </w:r>
      <w:r w:rsidR="00D66973">
        <w:rPr>
          <w:rFonts w:ascii="Times New Roman" w:hAnsi="Times New Roman" w:cs="Times New Roman"/>
          <w:b/>
        </w:rPr>
        <w:t xml:space="preserve"> </w:t>
      </w:r>
      <w:r>
        <w:rPr>
          <w:rFonts w:ascii="Times New Roman" w:hAnsi="Times New Roman" w:cs="Times New Roman"/>
          <w:b/>
        </w:rPr>
        <w:t xml:space="preserve">Specific </w:t>
      </w:r>
      <w:r w:rsidR="00DA0289">
        <w:rPr>
          <w:rFonts w:ascii="Times New Roman" w:hAnsi="Times New Roman" w:cs="Times New Roman"/>
          <w:b/>
        </w:rPr>
        <w:t>Requirements</w:t>
      </w:r>
      <w:r w:rsidR="008E36E8" w:rsidRPr="00D66973">
        <w:rPr>
          <w:rFonts w:ascii="Times New Roman" w:hAnsi="Times New Roman" w:cs="Times New Roman"/>
          <w:b/>
          <w:iCs/>
        </w:rPr>
        <w:t xml:space="preserve">:  </w:t>
      </w:r>
      <w:r w:rsidR="00F13176" w:rsidRPr="009557D5">
        <w:rPr>
          <w:rFonts w:ascii="Times New Roman" w:hAnsi="Times New Roman" w:cs="Times New Roman"/>
          <w:iCs/>
        </w:rPr>
        <w:t xml:space="preserve">These inspections can be off-site </w:t>
      </w:r>
      <w:r w:rsidR="00E93DB7">
        <w:rPr>
          <w:rFonts w:ascii="Times New Roman" w:hAnsi="Times New Roman" w:cs="Times New Roman"/>
          <w:iCs/>
        </w:rPr>
        <w:t xml:space="preserve">(remote) </w:t>
      </w:r>
      <w:r w:rsidR="00F13176" w:rsidRPr="009557D5">
        <w:rPr>
          <w:rFonts w:ascii="Times New Roman" w:hAnsi="Times New Roman" w:cs="Times New Roman"/>
          <w:iCs/>
        </w:rPr>
        <w:t>or on-site</w:t>
      </w:r>
      <w:r w:rsidR="0064588E">
        <w:rPr>
          <w:rFonts w:ascii="Times New Roman" w:hAnsi="Times New Roman" w:cs="Times New Roman"/>
          <w:iCs/>
        </w:rPr>
        <w:t xml:space="preserve"> and the location will be identified via email </w:t>
      </w:r>
      <w:r w:rsidR="00E93DB7">
        <w:rPr>
          <w:rFonts w:ascii="Times New Roman" w:hAnsi="Times New Roman" w:cs="Times New Roman"/>
          <w:iCs/>
        </w:rPr>
        <w:t xml:space="preserve">or phone </w:t>
      </w:r>
      <w:r w:rsidR="0064588E">
        <w:rPr>
          <w:rFonts w:ascii="Times New Roman" w:hAnsi="Times New Roman" w:cs="Times New Roman"/>
          <w:iCs/>
        </w:rPr>
        <w:t>notification from SMART</w:t>
      </w:r>
      <w:r w:rsidR="00F13176" w:rsidRPr="009557D5">
        <w:rPr>
          <w:rFonts w:ascii="Times New Roman" w:hAnsi="Times New Roman" w:cs="Times New Roman"/>
          <w:iCs/>
        </w:rPr>
        <w:t xml:space="preserve">. </w:t>
      </w:r>
    </w:p>
    <w:p w14:paraId="32021F9C" w14:textId="77777777" w:rsidR="00106BF7" w:rsidRPr="00976F6D" w:rsidRDefault="00106BF7" w:rsidP="00A578EB">
      <w:pPr>
        <w:spacing w:after="0" w:line="240" w:lineRule="auto"/>
        <w:contextualSpacing/>
        <w:rPr>
          <w:rFonts w:ascii="Times New Roman" w:hAnsi="Times New Roman" w:cs="Times New Roman"/>
        </w:rPr>
      </w:pPr>
    </w:p>
    <w:p w14:paraId="16837CD7" w14:textId="6CF1E746" w:rsidR="00106BF7" w:rsidRPr="00976F6D" w:rsidRDefault="007056F7" w:rsidP="007056F7">
      <w:pPr>
        <w:spacing w:after="0" w:line="240" w:lineRule="auto"/>
        <w:ind w:left="360"/>
        <w:contextualSpacing/>
        <w:rPr>
          <w:rFonts w:ascii="Times New Roman" w:hAnsi="Times New Roman" w:cs="Times New Roman"/>
          <w:bCs/>
          <w:iCs/>
        </w:rPr>
      </w:pPr>
      <w:r w:rsidRPr="00976F6D">
        <w:rPr>
          <w:rFonts w:ascii="Times New Roman" w:hAnsi="Times New Roman" w:cs="Times New Roman"/>
          <w:bCs/>
          <w:iCs/>
        </w:rPr>
        <w:t xml:space="preserve">5.1 </w:t>
      </w:r>
      <w:r w:rsidR="00F84FBA" w:rsidRPr="00976F6D">
        <w:rPr>
          <w:rFonts w:ascii="Times New Roman" w:hAnsi="Times New Roman" w:cs="Times New Roman"/>
          <w:bCs/>
          <w:iCs/>
        </w:rPr>
        <w:t>[</w:t>
      </w:r>
      <w:r w:rsidR="00106BF7" w:rsidRPr="00976F6D">
        <w:rPr>
          <w:rFonts w:ascii="Times New Roman" w:hAnsi="Times New Roman" w:cs="Times New Roman"/>
          <w:bCs/>
          <w:iCs/>
        </w:rPr>
        <w:t xml:space="preserve">CLIN </w:t>
      </w:r>
      <w:r w:rsidR="000D7094">
        <w:rPr>
          <w:rFonts w:ascii="Times New Roman" w:hAnsi="Times New Roman" w:cs="Times New Roman"/>
          <w:bCs/>
          <w:iCs/>
        </w:rPr>
        <w:t>000</w:t>
      </w:r>
      <w:r w:rsidR="00106BF7" w:rsidRPr="00976F6D">
        <w:rPr>
          <w:rFonts w:ascii="Times New Roman" w:hAnsi="Times New Roman" w:cs="Times New Roman"/>
          <w:bCs/>
          <w:iCs/>
        </w:rPr>
        <w:t>1</w:t>
      </w:r>
      <w:r w:rsidR="00110749">
        <w:rPr>
          <w:rFonts w:ascii="Times New Roman" w:hAnsi="Times New Roman" w:cs="Times New Roman"/>
          <w:bCs/>
          <w:iCs/>
        </w:rPr>
        <w:t>, 1001, 2001</w:t>
      </w:r>
      <w:r w:rsidR="00F84FBA" w:rsidRPr="00976F6D">
        <w:rPr>
          <w:rFonts w:ascii="Times New Roman" w:hAnsi="Times New Roman" w:cs="Times New Roman"/>
          <w:bCs/>
          <w:iCs/>
        </w:rPr>
        <w:t xml:space="preserve">] </w:t>
      </w:r>
      <w:r w:rsidR="00106BF7" w:rsidRPr="00976F6D">
        <w:rPr>
          <w:rFonts w:ascii="Times New Roman" w:hAnsi="Times New Roman" w:cs="Times New Roman"/>
          <w:bCs/>
          <w:iCs/>
        </w:rPr>
        <w:t>Task 1 – CRQA visits with pre and post work, (INCLUDES PORTAL-TO-PORTAL TRAVEL TIME)</w:t>
      </w:r>
    </w:p>
    <w:p w14:paraId="4D58FD6D" w14:textId="77777777" w:rsidR="00106BF7" w:rsidRPr="00976F6D" w:rsidRDefault="00106BF7" w:rsidP="00A578EB">
      <w:pPr>
        <w:spacing w:after="0" w:line="240" w:lineRule="auto"/>
        <w:contextualSpacing/>
        <w:rPr>
          <w:rFonts w:ascii="Times New Roman" w:hAnsi="Times New Roman" w:cs="Times New Roman"/>
          <w:b/>
        </w:rPr>
      </w:pPr>
    </w:p>
    <w:p w14:paraId="5085552B" w14:textId="087091D8" w:rsidR="00C16141" w:rsidRPr="00976F6D" w:rsidRDefault="00AE50D7" w:rsidP="00AE50D7">
      <w:pPr>
        <w:spacing w:after="0" w:line="240" w:lineRule="auto"/>
        <w:ind w:left="720"/>
        <w:contextualSpacing/>
        <w:rPr>
          <w:rFonts w:ascii="Times New Roman" w:hAnsi="Times New Roman" w:cs="Times New Roman"/>
        </w:rPr>
      </w:pPr>
      <w:r w:rsidRPr="00976F6D">
        <w:rPr>
          <w:rFonts w:ascii="Times New Roman" w:hAnsi="Times New Roman" w:cs="Times New Roman"/>
        </w:rPr>
        <w:t>5</w:t>
      </w:r>
      <w:r w:rsidR="00B16712" w:rsidRPr="00976F6D">
        <w:rPr>
          <w:rFonts w:ascii="Times New Roman" w:hAnsi="Times New Roman" w:cs="Times New Roman"/>
        </w:rPr>
        <w:t xml:space="preserve">.1.1 </w:t>
      </w:r>
      <w:r w:rsidR="007D0DF4" w:rsidRPr="00976F6D">
        <w:rPr>
          <w:rFonts w:ascii="Times New Roman" w:hAnsi="Times New Roman" w:cs="Times New Roman"/>
        </w:rPr>
        <w:t xml:space="preserve">The contractor shall conduct site initiation visits as defined by the CRQA Monitoring Plan and SMART Standard Operating Procedures (SOPs) with the support of </w:t>
      </w:r>
      <w:proofErr w:type="gramStart"/>
      <w:r w:rsidR="007D0DF4" w:rsidRPr="00976F6D">
        <w:rPr>
          <w:rFonts w:ascii="Times New Roman" w:hAnsi="Times New Roman" w:cs="Times New Roman"/>
        </w:rPr>
        <w:t>the Lead</w:t>
      </w:r>
      <w:proofErr w:type="gramEnd"/>
      <w:r w:rsidR="007D0DF4" w:rsidRPr="00976F6D">
        <w:rPr>
          <w:rFonts w:ascii="Times New Roman" w:hAnsi="Times New Roman" w:cs="Times New Roman"/>
        </w:rPr>
        <w:t xml:space="preserve"> CRQA. </w:t>
      </w:r>
      <w:r w:rsidR="00366F44" w:rsidRPr="00976F6D">
        <w:rPr>
          <w:rFonts w:ascii="Times New Roman" w:hAnsi="Times New Roman" w:cs="Times New Roman"/>
        </w:rPr>
        <w:t>The specific monitoring plan will be referenced in the individual task order.</w:t>
      </w:r>
      <w:r w:rsidR="007D0DF4" w:rsidRPr="00976F6D">
        <w:rPr>
          <w:rFonts w:ascii="Times New Roman" w:hAnsi="Times New Roman" w:cs="Times New Roman"/>
        </w:rPr>
        <w:t xml:space="preserve"> </w:t>
      </w:r>
    </w:p>
    <w:p w14:paraId="6418A517" w14:textId="77777777" w:rsidR="00C16141" w:rsidRPr="00976F6D" w:rsidRDefault="00C16141" w:rsidP="00C16141">
      <w:pPr>
        <w:spacing w:after="0" w:line="240" w:lineRule="auto"/>
        <w:ind w:left="1080"/>
        <w:contextualSpacing/>
        <w:rPr>
          <w:rFonts w:ascii="Times New Roman" w:hAnsi="Times New Roman" w:cs="Times New Roman"/>
        </w:rPr>
      </w:pPr>
    </w:p>
    <w:p w14:paraId="7159AAF5" w14:textId="11B05E86" w:rsidR="00C16141" w:rsidRPr="00976F6D" w:rsidRDefault="003320F5" w:rsidP="003320F5">
      <w:pPr>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C16141" w:rsidRPr="00976F6D">
        <w:rPr>
          <w:rFonts w:ascii="Times New Roman" w:hAnsi="Times New Roman" w:cs="Times New Roman"/>
        </w:rPr>
        <w:t xml:space="preserve">1.1.1 </w:t>
      </w:r>
      <w:r w:rsidR="007D0DF4" w:rsidRPr="00976F6D">
        <w:rPr>
          <w:rFonts w:ascii="Times New Roman" w:hAnsi="Times New Roman" w:cs="Times New Roman"/>
        </w:rPr>
        <w:t xml:space="preserve">The visits shall be scheduled after the Investigator’s Meeting.  </w:t>
      </w:r>
    </w:p>
    <w:p w14:paraId="773C1952" w14:textId="77777777" w:rsidR="00C16141" w:rsidRPr="00976F6D" w:rsidRDefault="00C16141" w:rsidP="00E64433">
      <w:pPr>
        <w:spacing w:after="0" w:line="240" w:lineRule="auto"/>
        <w:ind w:left="1440"/>
        <w:contextualSpacing/>
        <w:rPr>
          <w:rFonts w:ascii="Times New Roman" w:hAnsi="Times New Roman" w:cs="Times New Roman"/>
        </w:rPr>
      </w:pPr>
    </w:p>
    <w:p w14:paraId="69FF16B6" w14:textId="4A68EF04" w:rsidR="00106BF7" w:rsidRPr="00976F6D" w:rsidRDefault="003320F5" w:rsidP="003320F5">
      <w:pPr>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C16141" w:rsidRPr="00976F6D">
        <w:rPr>
          <w:rFonts w:ascii="Times New Roman" w:hAnsi="Times New Roman" w:cs="Times New Roman"/>
        </w:rPr>
        <w:t xml:space="preserve">.1.1.2 </w:t>
      </w:r>
      <w:r w:rsidR="007D0DF4" w:rsidRPr="00976F6D">
        <w:rPr>
          <w:rFonts w:ascii="Times New Roman" w:hAnsi="Times New Roman" w:cs="Times New Roman"/>
        </w:rPr>
        <w:t xml:space="preserve">When conducting a site initiation visit, the CRQA shall perform an evaluation as specified in the CRQA Monitoring Plan that will include </w:t>
      </w:r>
      <w:r w:rsidR="0064588E">
        <w:rPr>
          <w:rFonts w:ascii="Times New Roman" w:hAnsi="Times New Roman" w:cs="Times New Roman"/>
        </w:rPr>
        <w:t>a minimum of</w:t>
      </w:r>
      <w:r w:rsidR="007D0DF4" w:rsidRPr="00976F6D">
        <w:rPr>
          <w:rFonts w:ascii="Times New Roman" w:hAnsi="Times New Roman" w:cs="Times New Roman"/>
        </w:rPr>
        <w:t xml:space="preserve"> the following, and additional items as relevant to the design of the trial:</w:t>
      </w:r>
    </w:p>
    <w:p w14:paraId="5E71B991" w14:textId="77777777" w:rsidR="00CA5FCE" w:rsidRPr="00976F6D" w:rsidRDefault="00CA5FCE"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p>
    <w:p w14:paraId="15DBDD5B" w14:textId="143F60D0" w:rsidR="003D3114" w:rsidRPr="00976F6D" w:rsidRDefault="003320F5"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5.1.1.2.1</w:t>
      </w:r>
      <w:r w:rsidR="00E64433" w:rsidRPr="00976F6D">
        <w:rPr>
          <w:rFonts w:ascii="Times New Roman" w:hAnsi="Times New Roman" w:cs="Times New Roman"/>
        </w:rPr>
        <w:t xml:space="preserve"> </w:t>
      </w:r>
      <w:r w:rsidR="007D0DF4" w:rsidRPr="00976F6D">
        <w:rPr>
          <w:rFonts w:ascii="Times New Roman" w:hAnsi="Times New Roman" w:cs="Times New Roman"/>
        </w:rPr>
        <w:t>Protocol procedures including inclusion/exclusion criteria</w:t>
      </w:r>
    </w:p>
    <w:p w14:paraId="5D6E96F1" w14:textId="77777777" w:rsidR="00C16B06" w:rsidRPr="00976F6D" w:rsidRDefault="00C16B06"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p>
    <w:p w14:paraId="4BB50146" w14:textId="1BCE891B" w:rsidR="007D0DF4" w:rsidRPr="00976F6D" w:rsidRDefault="003D3114"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5.1.1.2.2 </w:t>
      </w:r>
      <w:r w:rsidR="007D0DF4" w:rsidRPr="00976F6D">
        <w:rPr>
          <w:rFonts w:ascii="Times New Roman" w:hAnsi="Times New Roman" w:cs="Times New Roman"/>
        </w:rPr>
        <w:t>Subject informed consent process</w:t>
      </w:r>
    </w:p>
    <w:p w14:paraId="2E836AC2"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79FEB863" w14:textId="0B4D4602"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5.1.1.2.3 </w:t>
      </w:r>
      <w:r w:rsidR="007D0DF4" w:rsidRPr="00976F6D">
        <w:rPr>
          <w:rFonts w:ascii="Times New Roman" w:hAnsi="Times New Roman" w:cs="Times New Roman"/>
        </w:rPr>
        <w:t>Screening procedure</w:t>
      </w:r>
    </w:p>
    <w:p w14:paraId="5BAF4B4D"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BF4A5A0" w14:textId="4619827A"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5.1.1.2.4 </w:t>
      </w:r>
      <w:r w:rsidR="007D0DF4" w:rsidRPr="00976F6D">
        <w:rPr>
          <w:rFonts w:ascii="Times New Roman" w:hAnsi="Times New Roman" w:cs="Times New Roman"/>
        </w:rPr>
        <w:t>Randomization procedure</w:t>
      </w:r>
    </w:p>
    <w:p w14:paraId="7DA2D8A0"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382C81D" w14:textId="7977A286"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5.1.1.2.5 </w:t>
      </w:r>
      <w:r w:rsidR="007D0DF4" w:rsidRPr="00976F6D">
        <w:rPr>
          <w:rFonts w:ascii="Times New Roman" w:hAnsi="Times New Roman" w:cs="Times New Roman"/>
        </w:rPr>
        <w:t>Investigational Product Accountability</w:t>
      </w:r>
    </w:p>
    <w:p w14:paraId="1192A2DD"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B43C3F9" w14:textId="676E67D7"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5.1.1.2.6 </w:t>
      </w:r>
      <w:r w:rsidR="007D0DF4" w:rsidRPr="00976F6D">
        <w:rPr>
          <w:rFonts w:ascii="Times New Roman" w:hAnsi="Times New Roman" w:cs="Times New Roman"/>
        </w:rPr>
        <w:t>Unanticipated Adverse Event reporting and Serious Adverse Event Reports</w:t>
      </w:r>
    </w:p>
    <w:p w14:paraId="7E2CDA25"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026ADFC5" w14:textId="77777777" w:rsidR="00C16B06" w:rsidRPr="00976F6D" w:rsidRDefault="003D3114"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5.1.1.2.7 </w:t>
      </w:r>
      <w:r w:rsidR="007D0DF4" w:rsidRPr="00976F6D">
        <w:rPr>
          <w:rFonts w:ascii="Times New Roman" w:hAnsi="Times New Roman" w:cs="Times New Roman"/>
        </w:rPr>
        <w:t>Source document review and verification</w:t>
      </w:r>
    </w:p>
    <w:p w14:paraId="2EB48A9B"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02CD107"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5.1.1.2.8 </w:t>
      </w:r>
      <w:r w:rsidR="007D0DF4" w:rsidRPr="00976F6D">
        <w:rPr>
          <w:rFonts w:ascii="Times New Roman" w:hAnsi="Times New Roman" w:cs="Times New Roman"/>
        </w:rPr>
        <w:t>Current requirements and availability</w:t>
      </w:r>
    </w:p>
    <w:p w14:paraId="485BC067"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63999FC8"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5.1.1.2.9 </w:t>
      </w:r>
      <w:r w:rsidR="007D0DF4" w:rsidRPr="00976F6D">
        <w:rPr>
          <w:rFonts w:ascii="Times New Roman" w:hAnsi="Times New Roman" w:cs="Times New Roman"/>
        </w:rPr>
        <w:t>Case Report Form (CRF) completion, correction, QA procedures</w:t>
      </w:r>
    </w:p>
    <w:p w14:paraId="1EDAA17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069EC8E5"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5.1.1.2.10 </w:t>
      </w:r>
      <w:r w:rsidR="007D0DF4" w:rsidRPr="00976F6D">
        <w:rPr>
          <w:rFonts w:ascii="Times New Roman" w:hAnsi="Times New Roman" w:cs="Times New Roman"/>
        </w:rPr>
        <w:t>Institutional Review Board (IRB) policies and procedures (i.e., adverse events and protocol deviations)</w:t>
      </w:r>
    </w:p>
    <w:p w14:paraId="261C968B"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5CB7A120"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5.1.1.2.11 </w:t>
      </w:r>
      <w:r w:rsidR="007D0DF4" w:rsidRPr="00976F6D">
        <w:rPr>
          <w:rFonts w:ascii="Times New Roman" w:hAnsi="Times New Roman" w:cs="Times New Roman"/>
        </w:rPr>
        <w:t>Regulatory and other study document completion and maintenance</w:t>
      </w:r>
    </w:p>
    <w:p w14:paraId="1607A96C"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268F271E"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5.1.1.2.12 </w:t>
      </w:r>
      <w:r w:rsidR="007D0DF4" w:rsidRPr="00976F6D">
        <w:rPr>
          <w:rFonts w:ascii="Times New Roman" w:hAnsi="Times New Roman" w:cs="Times New Roman"/>
        </w:rPr>
        <w:t>Site correspondence with sponsor, CRQA and maintenance</w:t>
      </w:r>
    </w:p>
    <w:p w14:paraId="3D1F4DB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1B176E6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5.1.1.2.13 </w:t>
      </w:r>
      <w:r w:rsidR="007D0DF4" w:rsidRPr="00976F6D">
        <w:rPr>
          <w:rFonts w:ascii="Times New Roman" w:hAnsi="Times New Roman" w:cs="Times New Roman"/>
        </w:rPr>
        <w:t>Un-blinding procedures of a blinded study</w:t>
      </w:r>
    </w:p>
    <w:p w14:paraId="6EFFFA3F"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11788C9F" w14:textId="6A729F33" w:rsidR="007D0DF4"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5.1.1.2.14 </w:t>
      </w:r>
      <w:r w:rsidR="007D0DF4" w:rsidRPr="00976F6D">
        <w:rPr>
          <w:rFonts w:ascii="Times New Roman" w:hAnsi="Times New Roman" w:cs="Times New Roman"/>
        </w:rPr>
        <w:t>Other related protocol procedures</w:t>
      </w:r>
    </w:p>
    <w:p w14:paraId="58B7664F" w14:textId="77777777" w:rsidR="007D0DF4" w:rsidRPr="00976F6D" w:rsidRDefault="007D0DF4" w:rsidP="00A578EB">
      <w:pPr>
        <w:tabs>
          <w:tab w:val="left" w:pos="1620"/>
          <w:tab w:val="left" w:pos="1800"/>
        </w:tabs>
        <w:spacing w:after="0" w:line="240" w:lineRule="auto"/>
        <w:ind w:left="720"/>
        <w:contextualSpacing/>
        <w:rPr>
          <w:rFonts w:ascii="Times New Roman" w:hAnsi="Times New Roman" w:cs="Times New Roman"/>
          <w:color w:val="000000"/>
        </w:rPr>
      </w:pPr>
    </w:p>
    <w:p w14:paraId="0EDCC788" w14:textId="64660E29" w:rsidR="007D0DF4" w:rsidRPr="00976F6D" w:rsidRDefault="00C16B06" w:rsidP="00C16B06">
      <w:pPr>
        <w:pStyle w:val="Footer"/>
        <w:tabs>
          <w:tab w:val="left" w:pos="540"/>
          <w:tab w:val="center" w:pos="4320"/>
          <w:tab w:val="right" w:pos="8640"/>
        </w:tabs>
        <w:ind w:left="1080"/>
        <w:contextualSpacing/>
        <w:rPr>
          <w:rFonts w:ascii="Times New Roman" w:hAnsi="Times New Roman" w:cs="Times New Roman"/>
        </w:rPr>
      </w:pPr>
      <w:r w:rsidRPr="00976F6D">
        <w:rPr>
          <w:rFonts w:ascii="Times New Roman" w:hAnsi="Times New Roman" w:cs="Times New Roman"/>
        </w:rPr>
        <w:t>5</w:t>
      </w:r>
      <w:r w:rsidR="00E85AA0" w:rsidRPr="00976F6D">
        <w:rPr>
          <w:rFonts w:ascii="Times New Roman" w:hAnsi="Times New Roman" w:cs="Times New Roman"/>
        </w:rPr>
        <w:t xml:space="preserve">.1.1.3 </w:t>
      </w:r>
      <w:r w:rsidR="007D0DF4" w:rsidRPr="00976F6D">
        <w:rPr>
          <w:rFonts w:ascii="Times New Roman" w:hAnsi="Times New Roman" w:cs="Times New Roman"/>
        </w:rPr>
        <w:t>The contractor shall assure the following regulatory information is present in the site files:</w:t>
      </w:r>
    </w:p>
    <w:p w14:paraId="46DF7649" w14:textId="77777777" w:rsidR="007D0DF4" w:rsidRPr="00976F6D" w:rsidRDefault="007D0DF4" w:rsidP="00292F7E">
      <w:pPr>
        <w:pStyle w:val="Footer"/>
        <w:tabs>
          <w:tab w:val="left" w:pos="540"/>
          <w:tab w:val="left" w:pos="1440"/>
          <w:tab w:val="left" w:pos="1980"/>
          <w:tab w:val="left" w:pos="2880"/>
        </w:tabs>
        <w:ind w:left="2160" w:hanging="1620"/>
        <w:contextualSpacing/>
        <w:rPr>
          <w:rFonts w:ascii="Times New Roman" w:hAnsi="Times New Roman" w:cs="Times New Roman"/>
        </w:rPr>
      </w:pPr>
    </w:p>
    <w:p w14:paraId="05C9AC1C" w14:textId="23A09E76"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C36EE9" w:rsidRPr="00976F6D">
        <w:rPr>
          <w:rFonts w:ascii="Times New Roman" w:hAnsi="Times New Roman" w:cs="Times New Roman"/>
        </w:rPr>
        <w:t xml:space="preserve">.1.1.3.1 </w:t>
      </w:r>
      <w:r w:rsidR="007D0DF4" w:rsidRPr="00976F6D">
        <w:rPr>
          <w:rFonts w:ascii="Times New Roman" w:hAnsi="Times New Roman" w:cs="Times New Roman"/>
        </w:rPr>
        <w:t>Current IRB approval – protocol/amendments</w:t>
      </w:r>
    </w:p>
    <w:p w14:paraId="5E9B3210"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24DC5CA1" w14:textId="7F7DC46D"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.1.1.3.2 </w:t>
      </w:r>
      <w:r w:rsidR="007D0DF4" w:rsidRPr="00976F6D">
        <w:rPr>
          <w:rFonts w:ascii="Times New Roman" w:hAnsi="Times New Roman" w:cs="Times New Roman"/>
        </w:rPr>
        <w:t>Current IRB approval – consents(s)</w:t>
      </w:r>
    </w:p>
    <w:p w14:paraId="5F6D2F2E"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4DA57A4" w14:textId="212E2791"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.1.1.3.3 </w:t>
      </w:r>
      <w:r w:rsidR="007D0DF4" w:rsidRPr="00976F6D">
        <w:rPr>
          <w:rFonts w:ascii="Times New Roman" w:hAnsi="Times New Roman" w:cs="Times New Roman"/>
        </w:rPr>
        <w:t>Current IRB membership list or documentation of IRB compliance</w:t>
      </w:r>
    </w:p>
    <w:p w14:paraId="78E93727"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7610F89" w14:textId="1AF0FC5A"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.1.1.3.4 </w:t>
      </w:r>
      <w:r w:rsidR="007D0DF4" w:rsidRPr="00976F6D">
        <w:rPr>
          <w:rFonts w:ascii="Times New Roman" w:hAnsi="Times New Roman" w:cs="Times New Roman"/>
        </w:rPr>
        <w:t>Investigator agreements</w:t>
      </w:r>
    </w:p>
    <w:p w14:paraId="628CB753"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219DD642" w14:textId="7113BAD7"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1.1.3.5 </w:t>
      </w:r>
      <w:r w:rsidR="007D0DF4" w:rsidRPr="00976F6D">
        <w:rPr>
          <w:rFonts w:ascii="Times New Roman" w:hAnsi="Times New Roman" w:cs="Times New Roman"/>
        </w:rPr>
        <w:t>Financial disclosures</w:t>
      </w:r>
    </w:p>
    <w:p w14:paraId="05EAFB1B"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F317380" w14:textId="666003CD"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.1.1.3.6 </w:t>
      </w:r>
      <w:r w:rsidR="007D0DF4" w:rsidRPr="00976F6D">
        <w:rPr>
          <w:rFonts w:ascii="Times New Roman" w:hAnsi="Times New Roman" w:cs="Times New Roman"/>
        </w:rPr>
        <w:t>Investigator curriculum vitae (CV)</w:t>
      </w:r>
    </w:p>
    <w:p w14:paraId="52F910D2"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6728C0F3" w14:textId="264C1C39"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.1.1.3.7 </w:t>
      </w:r>
      <w:r w:rsidR="007D0DF4" w:rsidRPr="00976F6D">
        <w:rPr>
          <w:rFonts w:ascii="Times New Roman" w:hAnsi="Times New Roman" w:cs="Times New Roman"/>
        </w:rPr>
        <w:t>Research and indemnity (if applicable) agreement</w:t>
      </w:r>
    </w:p>
    <w:p w14:paraId="03EEC696" w14:textId="77777777" w:rsidR="00292F7E" w:rsidRPr="00976F6D" w:rsidRDefault="00292F7E" w:rsidP="004F1770">
      <w:pPr>
        <w:pStyle w:val="Footer"/>
        <w:tabs>
          <w:tab w:val="clear" w:pos="4680"/>
          <w:tab w:val="clear" w:pos="9360"/>
          <w:tab w:val="left" w:pos="900"/>
          <w:tab w:val="right" w:pos="8640"/>
        </w:tabs>
        <w:ind w:left="1440"/>
        <w:contextualSpacing/>
        <w:rPr>
          <w:rFonts w:ascii="Times New Roman" w:hAnsi="Times New Roman" w:cs="Times New Roman"/>
        </w:rPr>
      </w:pPr>
    </w:p>
    <w:p w14:paraId="217F271C" w14:textId="213A5131" w:rsidR="007D0DF4" w:rsidRPr="00976F6D" w:rsidRDefault="004F1770" w:rsidP="004F1770">
      <w:pPr>
        <w:pStyle w:val="Footer"/>
        <w:tabs>
          <w:tab w:val="clear" w:pos="4680"/>
          <w:tab w:val="clear" w:pos="9360"/>
          <w:tab w:val="left" w:pos="90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w:t>
      </w:r>
      <w:r w:rsidR="00104D24" w:rsidRPr="00976F6D">
        <w:rPr>
          <w:rFonts w:ascii="Times New Roman" w:hAnsi="Times New Roman" w:cs="Times New Roman"/>
        </w:rPr>
        <w:t xml:space="preserve">1.1.3.8 </w:t>
      </w:r>
      <w:r w:rsidR="007D0DF4" w:rsidRPr="00976F6D">
        <w:rPr>
          <w:rFonts w:ascii="Times New Roman" w:hAnsi="Times New Roman" w:cs="Times New Roman"/>
        </w:rPr>
        <w:t>All training requirements – GCP, Health Insurance Portability and Accountability Act (HIPAA) and Human Subjects Protections (HSP)</w:t>
      </w:r>
    </w:p>
    <w:p w14:paraId="260C282D" w14:textId="77777777" w:rsidR="007D0DF4" w:rsidRPr="00976F6D" w:rsidRDefault="007D0DF4" w:rsidP="00292F7E">
      <w:pPr>
        <w:pStyle w:val="BodyTextIndent"/>
        <w:tabs>
          <w:tab w:val="left" w:pos="540"/>
          <w:tab w:val="left" w:pos="1800"/>
          <w:tab w:val="left" w:pos="2880"/>
        </w:tabs>
        <w:spacing w:after="0" w:line="240" w:lineRule="auto"/>
        <w:ind w:left="1800" w:hanging="1260"/>
        <w:contextualSpacing/>
        <w:rPr>
          <w:rFonts w:ascii="Times New Roman" w:hAnsi="Times New Roman" w:cs="Times New Roman"/>
        </w:rPr>
      </w:pPr>
    </w:p>
    <w:p w14:paraId="3B6E195E" w14:textId="17B6CACE" w:rsidR="007D0DF4" w:rsidRPr="00976F6D" w:rsidRDefault="004F1770" w:rsidP="004F1770">
      <w:pPr>
        <w:pStyle w:val="BodyTextIndent"/>
        <w:tabs>
          <w:tab w:val="left" w:pos="198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AA11ED" w:rsidRPr="00976F6D">
        <w:rPr>
          <w:rFonts w:ascii="Times New Roman" w:hAnsi="Times New Roman" w:cs="Times New Roman"/>
        </w:rPr>
        <w:t>.1.1.4 T</w:t>
      </w:r>
      <w:r w:rsidR="007D0DF4" w:rsidRPr="00976F6D">
        <w:rPr>
          <w:rFonts w:ascii="Times New Roman" w:hAnsi="Times New Roman" w:cs="Times New Roman"/>
        </w:rPr>
        <w:t>he contractor shall ensure the following Study Management Documents are completed (if applicable) and appropriately filed in the Essential Document Binder (Regulatory Binder):</w:t>
      </w:r>
    </w:p>
    <w:p w14:paraId="09D00EE2" w14:textId="77777777" w:rsidR="007D0DF4" w:rsidRPr="00976F6D" w:rsidRDefault="007D0DF4" w:rsidP="00A578EB">
      <w:pPr>
        <w:pStyle w:val="BodyTextIndent"/>
        <w:tabs>
          <w:tab w:val="left" w:pos="540"/>
          <w:tab w:val="left" w:pos="1440"/>
          <w:tab w:val="left" w:pos="1980"/>
          <w:tab w:val="left" w:pos="2880"/>
        </w:tabs>
        <w:spacing w:after="0" w:line="240" w:lineRule="auto"/>
        <w:ind w:left="1530" w:hanging="990"/>
        <w:contextualSpacing/>
        <w:rPr>
          <w:rFonts w:ascii="Times New Roman" w:hAnsi="Times New Roman" w:cs="Times New Roman"/>
        </w:rPr>
      </w:pPr>
    </w:p>
    <w:p w14:paraId="0DD79E84" w14:textId="09E94465" w:rsidR="007D0DF4" w:rsidRPr="00976F6D" w:rsidRDefault="004F1770" w:rsidP="00AD7F2E">
      <w:pPr>
        <w:pStyle w:val="Footer"/>
        <w:tabs>
          <w:tab w:val="clear" w:pos="4680"/>
          <w:tab w:val="clear" w:pos="9360"/>
          <w:tab w:val="left" w:pos="540"/>
          <w:tab w:val="left" w:pos="1440"/>
          <w:tab w:val="left" w:pos="198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.1.1.4.1 </w:t>
      </w:r>
      <w:r w:rsidR="007D0DF4" w:rsidRPr="00976F6D">
        <w:rPr>
          <w:rFonts w:ascii="Times New Roman" w:hAnsi="Times New Roman" w:cs="Times New Roman"/>
        </w:rPr>
        <w:t>Delegation of Authority Form or CRF Authorization Log</w:t>
      </w:r>
    </w:p>
    <w:p w14:paraId="1DB11893" w14:textId="77777777" w:rsidR="00292F7E" w:rsidRPr="00976F6D" w:rsidRDefault="00292F7E" w:rsidP="00AD7F2E">
      <w:pPr>
        <w:pStyle w:val="Footer"/>
        <w:tabs>
          <w:tab w:val="clear" w:pos="4680"/>
          <w:tab w:val="clear" w:pos="9360"/>
          <w:tab w:val="left" w:pos="540"/>
          <w:tab w:val="left" w:pos="1440"/>
          <w:tab w:val="left" w:pos="1980"/>
          <w:tab w:val="center" w:pos="4320"/>
          <w:tab w:val="right" w:pos="8820"/>
        </w:tabs>
        <w:ind w:left="1440" w:right="-180"/>
        <w:contextualSpacing/>
        <w:rPr>
          <w:rFonts w:ascii="Times New Roman" w:hAnsi="Times New Roman" w:cs="Times New Roman"/>
        </w:rPr>
      </w:pPr>
    </w:p>
    <w:p w14:paraId="23E8DA17" w14:textId="564350D6" w:rsidR="007D0DF4" w:rsidRPr="00976F6D" w:rsidRDefault="004F1770" w:rsidP="00AD7F2E">
      <w:pPr>
        <w:pStyle w:val="Footer"/>
        <w:tabs>
          <w:tab w:val="clear" w:pos="4680"/>
          <w:tab w:val="clear" w:pos="9360"/>
          <w:tab w:val="left" w:pos="540"/>
          <w:tab w:val="left" w:pos="1440"/>
          <w:tab w:val="left" w:pos="1980"/>
          <w:tab w:val="center" w:pos="4320"/>
          <w:tab w:val="right" w:pos="8820"/>
        </w:tabs>
        <w:ind w:left="1440" w:right="-18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.1.1.4.2 </w:t>
      </w:r>
      <w:r w:rsidR="007D0DF4" w:rsidRPr="00976F6D">
        <w:rPr>
          <w:rFonts w:ascii="Times New Roman" w:hAnsi="Times New Roman" w:cs="Times New Roman"/>
        </w:rPr>
        <w:t>IRB policy and procedures (i.e., adverse event and protocol deviation reporting)</w:t>
      </w:r>
    </w:p>
    <w:p w14:paraId="18E92859"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3703574F" w14:textId="00F8283E" w:rsidR="007D0DF4" w:rsidRPr="00976F6D" w:rsidRDefault="004F1770" w:rsidP="00AD7F2E">
      <w:pPr>
        <w:pStyle w:val="Footer"/>
        <w:tabs>
          <w:tab w:val="clear" w:pos="4680"/>
          <w:tab w:val="clear" w:pos="9360"/>
          <w:tab w:val="left" w:pos="540"/>
          <w:tab w:val="left" w:pos="1440"/>
          <w:tab w:val="left" w:pos="198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.1.1.4.3 </w:t>
      </w:r>
      <w:r w:rsidR="007D0DF4" w:rsidRPr="00976F6D">
        <w:rPr>
          <w:rFonts w:ascii="Times New Roman" w:hAnsi="Times New Roman" w:cs="Times New Roman"/>
        </w:rPr>
        <w:t>IRB correspondence</w:t>
      </w:r>
    </w:p>
    <w:p w14:paraId="5BCE9584"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163938F5" w14:textId="76ED6E20"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.1.1.4.4 </w:t>
      </w:r>
      <w:r w:rsidR="007D0DF4" w:rsidRPr="00976F6D">
        <w:rPr>
          <w:rFonts w:ascii="Times New Roman" w:hAnsi="Times New Roman" w:cs="Times New Roman"/>
        </w:rPr>
        <w:t>Sponsor correspondence</w:t>
      </w:r>
    </w:p>
    <w:p w14:paraId="127E9327"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2C4ADEE1" w14:textId="3C99090E"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.1.1.4.5 </w:t>
      </w:r>
      <w:r w:rsidR="007D0DF4" w:rsidRPr="00976F6D">
        <w:rPr>
          <w:rFonts w:ascii="Times New Roman" w:hAnsi="Times New Roman" w:cs="Times New Roman"/>
        </w:rPr>
        <w:t xml:space="preserve">Study </w:t>
      </w:r>
      <w:r w:rsidR="006C0EB4" w:rsidRPr="00976F6D">
        <w:rPr>
          <w:rFonts w:ascii="Times New Roman" w:hAnsi="Times New Roman" w:cs="Times New Roman"/>
        </w:rPr>
        <w:t>contacts</w:t>
      </w:r>
      <w:r w:rsidR="007D0DF4" w:rsidRPr="00976F6D">
        <w:rPr>
          <w:rFonts w:ascii="Times New Roman" w:hAnsi="Times New Roman" w:cs="Times New Roman"/>
        </w:rPr>
        <w:t xml:space="preserve"> list</w:t>
      </w:r>
    </w:p>
    <w:p w14:paraId="58F8F841"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4F552957" w14:textId="09D42A93"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.1.1.4.6 </w:t>
      </w:r>
      <w:r w:rsidR="007D0DF4" w:rsidRPr="00976F6D">
        <w:rPr>
          <w:rFonts w:ascii="Times New Roman" w:hAnsi="Times New Roman" w:cs="Times New Roman"/>
        </w:rPr>
        <w:t>Subject list</w:t>
      </w:r>
    </w:p>
    <w:p w14:paraId="02C7FEDB"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111FD303" w14:textId="1BCFA69D"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.1.1.4.7 </w:t>
      </w:r>
      <w:r w:rsidR="007D0DF4" w:rsidRPr="00976F6D">
        <w:rPr>
          <w:rFonts w:ascii="Times New Roman" w:hAnsi="Times New Roman" w:cs="Times New Roman"/>
        </w:rPr>
        <w:t>Site Visit Log</w:t>
      </w:r>
    </w:p>
    <w:p w14:paraId="12B41787"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0CEEDCDB" w14:textId="152AC4A5"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.1.1.4.8 </w:t>
      </w:r>
      <w:r w:rsidR="007D0DF4" w:rsidRPr="00976F6D">
        <w:rPr>
          <w:rFonts w:ascii="Times New Roman" w:hAnsi="Times New Roman" w:cs="Times New Roman"/>
        </w:rPr>
        <w:t>CRFs (all versions)</w:t>
      </w:r>
    </w:p>
    <w:p w14:paraId="55B82F84" w14:textId="77777777" w:rsidR="00AD7F2E"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429B6AF7" w14:textId="105CDDDD"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.1.1.4.9 </w:t>
      </w:r>
      <w:r w:rsidR="007D0DF4" w:rsidRPr="00976F6D">
        <w:rPr>
          <w:rFonts w:ascii="Times New Roman" w:hAnsi="Times New Roman" w:cs="Times New Roman"/>
        </w:rPr>
        <w:t>CVs</w:t>
      </w:r>
    </w:p>
    <w:p w14:paraId="5F63626A" w14:textId="77777777" w:rsidR="00FD0C5B" w:rsidRPr="00976F6D" w:rsidRDefault="00FD0C5B" w:rsidP="00A578EB">
      <w:pPr>
        <w:spacing w:after="0" w:line="240" w:lineRule="auto"/>
        <w:ind w:left="720"/>
        <w:rPr>
          <w:rFonts w:ascii="Times New Roman" w:hAnsi="Times New Roman" w:cs="Times New Roman"/>
        </w:rPr>
      </w:pPr>
    </w:p>
    <w:p w14:paraId="02C370CD" w14:textId="770E1079" w:rsidR="00C43BCF" w:rsidRPr="00976F6D" w:rsidRDefault="00AD7F2E"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AA11ED" w:rsidRPr="00976F6D">
        <w:rPr>
          <w:rFonts w:ascii="Times New Roman" w:hAnsi="Times New Roman" w:cs="Times New Roman"/>
          <w:bCs/>
          <w:iCs/>
        </w:rPr>
        <w:t xml:space="preserve">.2 </w:t>
      </w:r>
      <w:r w:rsidR="005A6D0B" w:rsidRPr="005A6D0B">
        <w:rPr>
          <w:rFonts w:ascii="Times New Roman" w:hAnsi="Times New Roman" w:cs="Times New Roman"/>
          <w:bCs/>
          <w:iCs/>
        </w:rPr>
        <w:t xml:space="preserve">[CLIN 0001, 1001, 2001] </w:t>
      </w:r>
      <w:r w:rsidR="00F84FBA" w:rsidRPr="00976F6D">
        <w:rPr>
          <w:rFonts w:ascii="Times New Roman" w:hAnsi="Times New Roman" w:cs="Times New Roman"/>
          <w:bCs/>
          <w:iCs/>
        </w:rPr>
        <w:t xml:space="preserve">- </w:t>
      </w:r>
      <w:r w:rsidR="00C43BCF" w:rsidRPr="00976F6D">
        <w:rPr>
          <w:rFonts w:ascii="Times New Roman" w:hAnsi="Times New Roman" w:cs="Times New Roman"/>
          <w:bCs/>
          <w:iCs/>
        </w:rPr>
        <w:t xml:space="preserve">Subtask 1b – Conduct Routine </w:t>
      </w:r>
      <w:r w:rsidR="00D06872" w:rsidRPr="00976F6D">
        <w:rPr>
          <w:rFonts w:ascii="Times New Roman" w:hAnsi="Times New Roman" w:cs="Times New Roman"/>
          <w:bCs/>
          <w:iCs/>
        </w:rPr>
        <w:t>Monitoring</w:t>
      </w:r>
      <w:r w:rsidR="00C43BCF" w:rsidRPr="00976F6D">
        <w:rPr>
          <w:rFonts w:ascii="Times New Roman" w:hAnsi="Times New Roman" w:cs="Times New Roman"/>
          <w:bCs/>
          <w:iCs/>
        </w:rPr>
        <w:t xml:space="preserve"> Visits - one to four days (with pre and post work, (INCLUDES </w:t>
      </w:r>
      <w:r w:rsidR="00735D56" w:rsidRPr="00976F6D">
        <w:rPr>
          <w:rFonts w:ascii="Times New Roman" w:hAnsi="Times New Roman" w:cs="Times New Roman"/>
          <w:bCs/>
          <w:iCs/>
        </w:rPr>
        <w:t xml:space="preserve">PORTAL-TO-PORTAL </w:t>
      </w:r>
      <w:r w:rsidR="00C43BCF" w:rsidRPr="00976F6D">
        <w:rPr>
          <w:rFonts w:ascii="Times New Roman" w:hAnsi="Times New Roman" w:cs="Times New Roman"/>
          <w:bCs/>
          <w:iCs/>
        </w:rPr>
        <w:t xml:space="preserve">TRAVEL TIME) </w:t>
      </w:r>
    </w:p>
    <w:p w14:paraId="1ECB185B" w14:textId="77777777" w:rsidR="00F84FBA" w:rsidRPr="00976F6D" w:rsidRDefault="00F84FBA" w:rsidP="00A578EB">
      <w:pPr>
        <w:pStyle w:val="ListParagraph"/>
        <w:spacing w:after="0" w:line="240" w:lineRule="auto"/>
        <w:rPr>
          <w:rFonts w:ascii="Times New Roman" w:hAnsi="Times New Roman" w:cs="Times New Roman"/>
          <w:i/>
          <w:color w:val="000000"/>
        </w:rPr>
      </w:pPr>
    </w:p>
    <w:p w14:paraId="70721128" w14:textId="7B61F6E3" w:rsidR="00C43BCF" w:rsidRPr="00976F6D" w:rsidRDefault="003B02EE" w:rsidP="00C7496C">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AA11ED" w:rsidRPr="00976F6D">
        <w:rPr>
          <w:rFonts w:ascii="Times New Roman" w:hAnsi="Times New Roman" w:cs="Times New Roman"/>
        </w:rPr>
        <w:t xml:space="preserve">.2.1 </w:t>
      </w:r>
      <w:r w:rsidR="00C43BCF" w:rsidRPr="00976F6D">
        <w:rPr>
          <w:rFonts w:ascii="Times New Roman" w:hAnsi="Times New Roman" w:cs="Times New Roman"/>
        </w:rPr>
        <w:t xml:space="preserve">The contractor shall conduct periodic routine visits per the CRQA Plan and SMART Standard Operating Procedures (SOPs) to inspect VA investigators for compliance with GCP and with VA and CSP Research policies.  </w:t>
      </w:r>
      <w:r w:rsidR="00F94FE1">
        <w:rPr>
          <w:rFonts w:ascii="Times New Roman" w:hAnsi="Times New Roman" w:cs="Times New Roman"/>
        </w:rPr>
        <w:t xml:space="preserve">The Government’s expectation is the contractor will hire the appropriate number of employees to fulfill the requirement. </w:t>
      </w:r>
    </w:p>
    <w:p w14:paraId="630921EB" w14:textId="77777777" w:rsidR="00C43BCF" w:rsidRPr="00976F6D" w:rsidRDefault="00C43BCF" w:rsidP="00A578EB">
      <w:pPr>
        <w:spacing w:after="0" w:line="240" w:lineRule="auto"/>
        <w:ind w:left="720"/>
        <w:contextualSpacing/>
        <w:rPr>
          <w:rFonts w:ascii="Times New Roman" w:hAnsi="Times New Roman" w:cs="Times New Roman"/>
        </w:rPr>
      </w:pPr>
    </w:p>
    <w:p w14:paraId="70670DE8" w14:textId="2F1C5F62" w:rsidR="00C43BCF" w:rsidRPr="00976F6D" w:rsidRDefault="003D7095" w:rsidP="00FC4735">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66693F" w:rsidRPr="00976F6D">
        <w:rPr>
          <w:rFonts w:ascii="Times New Roman" w:hAnsi="Times New Roman" w:cs="Times New Roman"/>
        </w:rPr>
        <w:t>.2.</w:t>
      </w:r>
      <w:r w:rsidR="000873AB" w:rsidRPr="00976F6D">
        <w:rPr>
          <w:rFonts w:ascii="Times New Roman" w:hAnsi="Times New Roman" w:cs="Times New Roman"/>
        </w:rPr>
        <w:t xml:space="preserve">1.1 </w:t>
      </w:r>
      <w:r w:rsidR="00C43BCF" w:rsidRPr="00976F6D">
        <w:rPr>
          <w:rFonts w:ascii="Times New Roman" w:hAnsi="Times New Roman" w:cs="Times New Roman"/>
        </w:rPr>
        <w:t>Frequency of Visits – The frequency and timing of contractor visits will be determined by SMART Leadership for each site based on the following:</w:t>
      </w:r>
    </w:p>
    <w:p w14:paraId="3C8D7FCF" w14:textId="77777777" w:rsidR="00C43BCF" w:rsidRPr="00976F6D" w:rsidRDefault="00C43BCF" w:rsidP="00FC4735">
      <w:pPr>
        <w:tabs>
          <w:tab w:val="left" w:pos="1080"/>
          <w:tab w:val="left" w:pos="2340"/>
          <w:tab w:val="left" w:pos="2880"/>
        </w:tabs>
        <w:spacing w:after="0" w:line="240" w:lineRule="auto"/>
        <w:contextualSpacing/>
        <w:rPr>
          <w:rFonts w:ascii="Times New Roman" w:hAnsi="Times New Roman" w:cs="Times New Roman"/>
        </w:rPr>
      </w:pPr>
    </w:p>
    <w:p w14:paraId="1B6CEBDD" w14:textId="7CB34524"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.2.1.1.1 </w:t>
      </w:r>
      <w:r w:rsidR="00C43BCF" w:rsidRPr="00976F6D">
        <w:rPr>
          <w:rFonts w:ascii="Times New Roman" w:hAnsi="Times New Roman" w:cs="Times New Roman"/>
        </w:rPr>
        <w:t>Lead CR</w:t>
      </w:r>
      <w:r w:rsidR="00735D56" w:rsidRPr="00976F6D">
        <w:rPr>
          <w:rFonts w:ascii="Times New Roman" w:hAnsi="Times New Roman" w:cs="Times New Roman"/>
        </w:rPr>
        <w:t>Q</w:t>
      </w:r>
      <w:r w:rsidR="00C43BCF" w:rsidRPr="00976F6D">
        <w:rPr>
          <w:rFonts w:ascii="Times New Roman" w:hAnsi="Times New Roman" w:cs="Times New Roman"/>
        </w:rPr>
        <w:t>A and Study Team recommendations</w:t>
      </w:r>
    </w:p>
    <w:p w14:paraId="21B501DE"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3CA13196" w14:textId="7472757C"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.2.1.1.2 </w:t>
      </w:r>
      <w:r w:rsidR="00C43BCF" w:rsidRPr="00976F6D">
        <w:rPr>
          <w:rFonts w:ascii="Times New Roman" w:hAnsi="Times New Roman" w:cs="Times New Roman"/>
        </w:rPr>
        <w:t>Subject accrual rate at the site</w:t>
      </w:r>
    </w:p>
    <w:p w14:paraId="29C7EC40"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0EF81918" w14:textId="2C624F1A"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.2.1.1.3 </w:t>
      </w:r>
      <w:r w:rsidR="00C43BCF" w:rsidRPr="00976F6D">
        <w:rPr>
          <w:rFonts w:ascii="Times New Roman" w:hAnsi="Times New Roman" w:cs="Times New Roman"/>
        </w:rPr>
        <w:t>Total number of subjects to be enrolled at the site</w:t>
      </w:r>
    </w:p>
    <w:p w14:paraId="3ED623B2"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5EE759C6" w14:textId="03E10F38"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.2.1.1.4 </w:t>
      </w:r>
      <w:r w:rsidR="00C43BCF" w:rsidRPr="00976F6D">
        <w:rPr>
          <w:rFonts w:ascii="Times New Roman" w:hAnsi="Times New Roman" w:cs="Times New Roman"/>
        </w:rPr>
        <w:t>Complexity and risk level of the study protocol</w:t>
      </w:r>
    </w:p>
    <w:p w14:paraId="61F9484B"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6C6BF9A3" w14:textId="0416D60F"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.2.1.1.5 </w:t>
      </w:r>
      <w:r w:rsidR="00C43BCF" w:rsidRPr="00976F6D">
        <w:rPr>
          <w:rFonts w:ascii="Times New Roman" w:hAnsi="Times New Roman" w:cs="Times New Roman"/>
        </w:rPr>
        <w:t>Data collection and record keeping proficiency at the site</w:t>
      </w:r>
    </w:p>
    <w:p w14:paraId="34F3C27A"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0554D3F6" w14:textId="2D57E6AB"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.2.1.1.6 </w:t>
      </w:r>
      <w:r w:rsidR="00C43BCF" w:rsidRPr="00976F6D">
        <w:rPr>
          <w:rFonts w:ascii="Times New Roman" w:hAnsi="Times New Roman" w:cs="Times New Roman"/>
        </w:rPr>
        <w:t>Observations and corrective actions from previous monitoring visits</w:t>
      </w:r>
    </w:p>
    <w:p w14:paraId="22542DA8" w14:textId="77777777" w:rsidR="00C43BCF" w:rsidRPr="00976F6D" w:rsidRDefault="00C43BCF" w:rsidP="00A578EB">
      <w:pPr>
        <w:spacing w:after="0" w:line="240" w:lineRule="auto"/>
        <w:contextualSpacing/>
        <w:rPr>
          <w:rFonts w:ascii="Times New Roman" w:hAnsi="Times New Roman" w:cs="Times New Roman"/>
        </w:rPr>
      </w:pPr>
    </w:p>
    <w:p w14:paraId="12683CBB" w14:textId="75D1E026" w:rsidR="00C43BCF" w:rsidRPr="00976F6D" w:rsidRDefault="00BA3B6C"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0873AB" w:rsidRPr="00976F6D">
        <w:rPr>
          <w:rFonts w:ascii="Times New Roman" w:hAnsi="Times New Roman" w:cs="Times New Roman"/>
          <w:bCs/>
          <w:iCs/>
        </w:rPr>
        <w:t xml:space="preserve">.3 </w:t>
      </w:r>
      <w:r w:rsidR="005A6D0B" w:rsidRPr="005A6D0B">
        <w:rPr>
          <w:rFonts w:ascii="Times New Roman" w:hAnsi="Times New Roman" w:cs="Times New Roman"/>
          <w:bCs/>
          <w:iCs/>
        </w:rPr>
        <w:t xml:space="preserve">[CLIN 0001, 1001, 2001] </w:t>
      </w:r>
      <w:r w:rsidR="00C43BCF" w:rsidRPr="00976F6D">
        <w:rPr>
          <w:rFonts w:ascii="Times New Roman" w:hAnsi="Times New Roman" w:cs="Times New Roman"/>
          <w:bCs/>
          <w:iCs/>
        </w:rPr>
        <w:t xml:space="preserve">Subtask 1c – Preparing for </w:t>
      </w:r>
      <w:r w:rsidR="00B80837" w:rsidRPr="00976F6D">
        <w:rPr>
          <w:rFonts w:ascii="Times New Roman" w:hAnsi="Times New Roman" w:cs="Times New Roman"/>
          <w:bCs/>
          <w:iCs/>
        </w:rPr>
        <w:t xml:space="preserve">Site Visits </w:t>
      </w:r>
    </w:p>
    <w:p w14:paraId="43EE9C56" w14:textId="77777777" w:rsidR="00C43BCF" w:rsidRPr="00976F6D" w:rsidRDefault="00C43BCF" w:rsidP="00A578EB">
      <w:pPr>
        <w:spacing w:after="0" w:line="240" w:lineRule="auto"/>
        <w:rPr>
          <w:rFonts w:ascii="Times New Roman" w:hAnsi="Times New Roman" w:cs="Times New Roman"/>
          <w:bCs/>
          <w:iCs/>
        </w:rPr>
      </w:pPr>
    </w:p>
    <w:p w14:paraId="7F578E7D" w14:textId="707F0D69" w:rsidR="00E44183" w:rsidRPr="00976F6D" w:rsidRDefault="002B1F61" w:rsidP="00171950">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0873AB" w:rsidRPr="00976F6D">
        <w:rPr>
          <w:rFonts w:ascii="Times New Roman" w:hAnsi="Times New Roman" w:cs="Times New Roman"/>
        </w:rPr>
        <w:t xml:space="preserve">.3.1 </w:t>
      </w:r>
      <w:r w:rsidR="00C43BCF" w:rsidRPr="00976F6D">
        <w:rPr>
          <w:rFonts w:ascii="Times New Roman" w:hAnsi="Times New Roman" w:cs="Times New Roman"/>
        </w:rPr>
        <w:t xml:space="preserve">Scheduling –After approval of planned visit by monitoring study Lead, the contractor shall coordinate visit dates with site Study Coordinator and Site Investigator.  </w:t>
      </w:r>
    </w:p>
    <w:p w14:paraId="77E9DEBD" w14:textId="77777777" w:rsidR="00E44183" w:rsidRPr="00976F6D" w:rsidRDefault="00E44183" w:rsidP="00A578EB">
      <w:pPr>
        <w:tabs>
          <w:tab w:val="left" w:pos="2340"/>
          <w:tab w:val="left" w:pos="2880"/>
        </w:tabs>
        <w:spacing w:after="0" w:line="240" w:lineRule="auto"/>
        <w:ind w:left="900"/>
        <w:contextualSpacing/>
        <w:rPr>
          <w:rFonts w:ascii="Times New Roman" w:hAnsi="Times New Roman" w:cs="Times New Roman"/>
        </w:rPr>
      </w:pPr>
    </w:p>
    <w:p w14:paraId="33F0773E" w14:textId="16623775" w:rsidR="00C43BCF" w:rsidRPr="00976F6D" w:rsidRDefault="002B1F61" w:rsidP="00171950">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.3.1.1 </w:t>
      </w:r>
      <w:r w:rsidR="00C43BCF" w:rsidRPr="00976F6D">
        <w:rPr>
          <w:rFonts w:ascii="Times New Roman" w:hAnsi="Times New Roman" w:cs="Times New Roman"/>
        </w:rPr>
        <w:t xml:space="preserve">The contractor will </w:t>
      </w:r>
      <w:r w:rsidR="00037FE3" w:rsidRPr="00976F6D">
        <w:rPr>
          <w:rFonts w:ascii="Times New Roman" w:hAnsi="Times New Roman" w:cs="Times New Roman"/>
        </w:rPr>
        <w:t>receive</w:t>
      </w:r>
      <w:r w:rsidR="00C43BCF" w:rsidRPr="00976F6D">
        <w:rPr>
          <w:rFonts w:ascii="Times New Roman" w:hAnsi="Times New Roman" w:cs="Times New Roman"/>
        </w:rPr>
        <w:t xml:space="preserve"> contact information and mailing address</w:t>
      </w:r>
      <w:r w:rsidR="00037FE3" w:rsidRPr="00976F6D">
        <w:rPr>
          <w:rFonts w:ascii="Times New Roman" w:hAnsi="Times New Roman" w:cs="Times New Roman"/>
        </w:rPr>
        <w:t xml:space="preserve"> via issued</w:t>
      </w:r>
      <w:r w:rsidR="00944C55">
        <w:rPr>
          <w:rFonts w:ascii="Times New Roman" w:hAnsi="Times New Roman" w:cs="Times New Roman"/>
        </w:rPr>
        <w:t xml:space="preserve"> via email</w:t>
      </w:r>
      <w:r w:rsidR="00C43BCF" w:rsidRPr="00976F6D">
        <w:rPr>
          <w:rFonts w:ascii="Times New Roman" w:hAnsi="Times New Roman" w:cs="Times New Roman"/>
        </w:rPr>
        <w:t xml:space="preserve">.  </w:t>
      </w:r>
    </w:p>
    <w:p w14:paraId="2B1B63DC" w14:textId="77777777" w:rsidR="00C43BCF" w:rsidRPr="00976F6D" w:rsidRDefault="00C43BCF" w:rsidP="00171950">
      <w:pPr>
        <w:tabs>
          <w:tab w:val="left" w:pos="2340"/>
          <w:tab w:val="left" w:pos="2880"/>
        </w:tabs>
        <w:spacing w:after="0" w:line="240" w:lineRule="auto"/>
        <w:ind w:left="1440"/>
        <w:contextualSpacing/>
        <w:rPr>
          <w:rFonts w:ascii="Times New Roman" w:hAnsi="Times New Roman" w:cs="Times New Roman"/>
        </w:rPr>
      </w:pPr>
    </w:p>
    <w:p w14:paraId="0F391FCA" w14:textId="3699F867" w:rsidR="00171950" w:rsidRPr="00976F6D" w:rsidRDefault="002B1F61" w:rsidP="00786CC9">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.3.1.2 </w:t>
      </w:r>
      <w:r w:rsidR="00C43BCF" w:rsidRPr="00976F6D">
        <w:rPr>
          <w:rFonts w:ascii="Times New Roman" w:hAnsi="Times New Roman" w:cs="Times New Roman"/>
        </w:rPr>
        <w:t xml:space="preserve">The contractor shall contact the site coordinator </w:t>
      </w:r>
      <w:r w:rsidR="0064588E">
        <w:rPr>
          <w:rFonts w:ascii="Times New Roman" w:hAnsi="Times New Roman" w:cs="Times New Roman"/>
        </w:rPr>
        <w:t xml:space="preserve">directly </w:t>
      </w:r>
      <w:r w:rsidR="00C43BCF" w:rsidRPr="00976F6D">
        <w:rPr>
          <w:rFonts w:ascii="Times New Roman" w:hAnsi="Times New Roman" w:cs="Times New Roman"/>
        </w:rPr>
        <w:t>to set up a date/time for the visit and to discuss:</w:t>
      </w:r>
    </w:p>
    <w:p w14:paraId="17976273" w14:textId="77777777" w:rsidR="00551811" w:rsidRPr="00976F6D" w:rsidRDefault="00551811" w:rsidP="00786CC9">
      <w:pPr>
        <w:tabs>
          <w:tab w:val="left" w:pos="2340"/>
          <w:tab w:val="left" w:pos="2880"/>
        </w:tabs>
        <w:spacing w:after="0" w:line="240" w:lineRule="auto"/>
        <w:ind w:left="1800"/>
        <w:contextualSpacing/>
        <w:rPr>
          <w:rFonts w:ascii="Times New Roman" w:hAnsi="Times New Roman" w:cs="Times New Roman"/>
        </w:rPr>
      </w:pPr>
    </w:p>
    <w:p w14:paraId="339DE756" w14:textId="59F25222" w:rsidR="00C43BCF" w:rsidRPr="00976F6D" w:rsidRDefault="002B1F61" w:rsidP="00786CC9">
      <w:pPr>
        <w:tabs>
          <w:tab w:val="left" w:pos="2340"/>
          <w:tab w:val="left" w:pos="2880"/>
        </w:tabs>
        <w:spacing w:after="0" w:line="240" w:lineRule="auto"/>
        <w:ind w:left="1800"/>
        <w:contextualSpacing/>
        <w:rPr>
          <w:rFonts w:ascii="Times New Roman" w:hAnsi="Times New Roman" w:cs="Times New Roman"/>
        </w:rPr>
      </w:pPr>
      <w:r w:rsidRPr="00976F6D">
        <w:rPr>
          <w:rFonts w:ascii="Times New Roman" w:hAnsi="Times New Roman" w:cs="Times New Roman"/>
        </w:rPr>
        <w:t>5.1</w:t>
      </w:r>
      <w:r w:rsidR="00551811" w:rsidRPr="00976F6D">
        <w:rPr>
          <w:rFonts w:ascii="Times New Roman" w:hAnsi="Times New Roman" w:cs="Times New Roman"/>
        </w:rPr>
        <w:t xml:space="preserve">.3.1.2.1 </w:t>
      </w:r>
      <w:r w:rsidR="00C43BCF" w:rsidRPr="00976F6D">
        <w:rPr>
          <w:rFonts w:ascii="Times New Roman" w:hAnsi="Times New Roman" w:cs="Times New Roman"/>
        </w:rPr>
        <w:t>Tentative Agenda</w:t>
      </w:r>
      <w:r w:rsidR="00206E15">
        <w:rPr>
          <w:rFonts w:ascii="Times New Roman" w:hAnsi="Times New Roman" w:cs="Times New Roman"/>
        </w:rPr>
        <w:t xml:space="preserve"> (developed by Contractor) </w:t>
      </w:r>
    </w:p>
    <w:p w14:paraId="5CDE50FE" w14:textId="77777777" w:rsidR="00551811" w:rsidRPr="00976F6D" w:rsidRDefault="00551811" w:rsidP="00786CC9">
      <w:pPr>
        <w:tabs>
          <w:tab w:val="left" w:pos="1620"/>
          <w:tab w:val="left" w:pos="2160"/>
        </w:tabs>
        <w:spacing w:after="0" w:line="240" w:lineRule="auto"/>
        <w:ind w:left="1800"/>
        <w:contextualSpacing/>
        <w:rPr>
          <w:rFonts w:ascii="Times New Roman" w:hAnsi="Times New Roman" w:cs="Times New Roman"/>
        </w:rPr>
      </w:pPr>
    </w:p>
    <w:p w14:paraId="4BC08C95" w14:textId="0B186508" w:rsidR="00C43BCF" w:rsidRPr="00976F6D" w:rsidRDefault="002B1F61" w:rsidP="00786CC9">
      <w:pPr>
        <w:tabs>
          <w:tab w:val="left" w:pos="1620"/>
          <w:tab w:val="left" w:pos="2160"/>
        </w:tabs>
        <w:spacing w:after="0" w:line="240" w:lineRule="auto"/>
        <w:ind w:left="1800"/>
        <w:contextualSpacing/>
        <w:rPr>
          <w:rFonts w:ascii="Times New Roman" w:hAnsi="Times New Roman" w:cs="Times New Roman"/>
        </w:rPr>
      </w:pPr>
      <w:r w:rsidRPr="00976F6D">
        <w:rPr>
          <w:rFonts w:ascii="Times New Roman" w:hAnsi="Times New Roman" w:cs="Times New Roman"/>
        </w:rPr>
        <w:t>5.1</w:t>
      </w:r>
      <w:r w:rsidR="00551811" w:rsidRPr="00976F6D">
        <w:rPr>
          <w:rFonts w:ascii="Times New Roman" w:hAnsi="Times New Roman" w:cs="Times New Roman"/>
        </w:rPr>
        <w:t xml:space="preserve">.3.1.2.2 </w:t>
      </w:r>
      <w:r w:rsidR="00C43BCF" w:rsidRPr="00976F6D">
        <w:rPr>
          <w:rFonts w:ascii="Times New Roman" w:hAnsi="Times New Roman" w:cs="Times New Roman"/>
        </w:rPr>
        <w:t>Estimated time needed on site with the Site Investigator/Coordinator</w:t>
      </w:r>
    </w:p>
    <w:p w14:paraId="4650A310" w14:textId="77777777" w:rsidR="00551811" w:rsidRPr="00976F6D" w:rsidRDefault="00551811" w:rsidP="00786CC9">
      <w:pPr>
        <w:tabs>
          <w:tab w:val="left" w:pos="1620"/>
          <w:tab w:val="left" w:pos="2160"/>
        </w:tabs>
        <w:spacing w:after="0" w:line="240" w:lineRule="auto"/>
        <w:ind w:left="1800"/>
        <w:contextualSpacing/>
        <w:rPr>
          <w:rFonts w:ascii="Times New Roman" w:hAnsi="Times New Roman" w:cs="Times New Roman"/>
        </w:rPr>
      </w:pPr>
    </w:p>
    <w:p w14:paraId="34DE0EC4" w14:textId="11B7C685" w:rsidR="00C43BCF" w:rsidRPr="00976F6D" w:rsidRDefault="002B1F61" w:rsidP="00786CC9">
      <w:pPr>
        <w:tabs>
          <w:tab w:val="left" w:pos="1620"/>
          <w:tab w:val="left" w:pos="2160"/>
        </w:tabs>
        <w:spacing w:after="0" w:line="240" w:lineRule="auto"/>
        <w:ind w:left="1800"/>
        <w:contextualSpacing/>
        <w:rPr>
          <w:rFonts w:ascii="Times New Roman" w:hAnsi="Times New Roman" w:cs="Times New Roman"/>
        </w:rPr>
      </w:pPr>
      <w:r w:rsidRPr="00976F6D">
        <w:rPr>
          <w:rFonts w:ascii="Times New Roman" w:hAnsi="Times New Roman" w:cs="Times New Roman"/>
        </w:rPr>
        <w:lastRenderedPageBreak/>
        <w:t>5.1</w:t>
      </w:r>
      <w:r w:rsidR="00551811" w:rsidRPr="00976F6D">
        <w:rPr>
          <w:rFonts w:ascii="Times New Roman" w:hAnsi="Times New Roman" w:cs="Times New Roman"/>
        </w:rPr>
        <w:t xml:space="preserve">.3.1.2.3 </w:t>
      </w:r>
      <w:r w:rsidR="00C43BCF" w:rsidRPr="00976F6D">
        <w:rPr>
          <w:rFonts w:ascii="Times New Roman" w:hAnsi="Times New Roman" w:cs="Times New Roman"/>
        </w:rPr>
        <w:t>Specific documents needed for review</w:t>
      </w:r>
    </w:p>
    <w:p w14:paraId="45E9387D" w14:textId="77777777" w:rsidR="00C43BCF" w:rsidRPr="00976F6D" w:rsidRDefault="00C43BCF" w:rsidP="00A578EB">
      <w:pPr>
        <w:tabs>
          <w:tab w:val="left" w:pos="2340"/>
          <w:tab w:val="left" w:pos="2880"/>
        </w:tabs>
        <w:spacing w:after="0" w:line="240" w:lineRule="auto"/>
        <w:contextualSpacing/>
        <w:rPr>
          <w:rFonts w:ascii="Times New Roman" w:hAnsi="Times New Roman" w:cs="Times New Roman"/>
        </w:rPr>
      </w:pPr>
    </w:p>
    <w:p w14:paraId="7BD52940" w14:textId="73FB5454" w:rsidR="0047575A" w:rsidRPr="00976F6D" w:rsidRDefault="002B1F61" w:rsidP="00786CC9">
      <w:pPr>
        <w:tabs>
          <w:tab w:val="left" w:pos="108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.3.1.3 </w:t>
      </w:r>
      <w:r w:rsidR="00C43BCF" w:rsidRPr="00976F6D">
        <w:rPr>
          <w:rFonts w:ascii="Times New Roman" w:hAnsi="Times New Roman" w:cs="Times New Roman"/>
        </w:rPr>
        <w:t>After the contractor has set up a date/time for the visit, the contractor shall submit a request to the SMART Program Manager (PM) email group for a site announcement letter using the provided email template.</w:t>
      </w:r>
    </w:p>
    <w:p w14:paraId="7E67B3FC" w14:textId="77777777" w:rsidR="0047575A" w:rsidRPr="00976F6D" w:rsidRDefault="0047575A" w:rsidP="00786CC9">
      <w:pPr>
        <w:tabs>
          <w:tab w:val="left" w:pos="1080"/>
          <w:tab w:val="left" w:pos="2340"/>
          <w:tab w:val="left" w:pos="2880"/>
        </w:tabs>
        <w:spacing w:after="0" w:line="240" w:lineRule="auto"/>
        <w:ind w:left="1440"/>
        <w:contextualSpacing/>
        <w:rPr>
          <w:rFonts w:ascii="Times New Roman" w:hAnsi="Times New Roman" w:cs="Times New Roman"/>
        </w:rPr>
      </w:pPr>
    </w:p>
    <w:p w14:paraId="42D311C8" w14:textId="7AFBBEAB" w:rsidR="00C43BCF" w:rsidRPr="00976F6D" w:rsidRDefault="002B1F61" w:rsidP="00786CC9">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565AA1" w:rsidRPr="00976F6D">
        <w:rPr>
          <w:rFonts w:ascii="Times New Roman" w:hAnsi="Times New Roman" w:cs="Times New Roman"/>
        </w:rPr>
        <w:t xml:space="preserve">.3.1.4 </w:t>
      </w:r>
      <w:r w:rsidR="00C43BCF" w:rsidRPr="00976F6D">
        <w:rPr>
          <w:rFonts w:ascii="Times New Roman" w:hAnsi="Times New Roman" w:cs="Times New Roman"/>
        </w:rPr>
        <w:t xml:space="preserve">Documents and resources – Prior to the contractor visits, the contractor shall assemble all documents and resource materials needed to conduct the visit (i.e., correspondence, previously completed monitoring documents, etc.).  Visit will be conducted following the studies Integrated Monitoring Plan.  </w:t>
      </w:r>
    </w:p>
    <w:p w14:paraId="365E099D" w14:textId="77777777" w:rsidR="00C43BCF" w:rsidRPr="00976F6D" w:rsidRDefault="00C43BCF" w:rsidP="00A578EB">
      <w:pPr>
        <w:tabs>
          <w:tab w:val="left" w:pos="2340"/>
          <w:tab w:val="left" w:pos="2880"/>
        </w:tabs>
        <w:spacing w:after="0" w:line="240" w:lineRule="auto"/>
        <w:ind w:left="1260"/>
        <w:contextualSpacing/>
        <w:rPr>
          <w:rFonts w:ascii="Times New Roman" w:hAnsi="Times New Roman" w:cs="Times New Roman"/>
        </w:rPr>
      </w:pPr>
    </w:p>
    <w:p w14:paraId="50A396D0" w14:textId="06E1E1E8" w:rsidR="00C43BCF" w:rsidRPr="00976F6D" w:rsidRDefault="00BA3B6C"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2D35BC" w:rsidRPr="00976F6D">
        <w:rPr>
          <w:rFonts w:ascii="Times New Roman" w:hAnsi="Times New Roman" w:cs="Times New Roman"/>
          <w:bCs/>
          <w:iCs/>
        </w:rPr>
        <w:t xml:space="preserve">.4 </w:t>
      </w:r>
      <w:r w:rsidR="005A6D0B" w:rsidRPr="00976F6D">
        <w:rPr>
          <w:rFonts w:ascii="Times New Roman" w:hAnsi="Times New Roman" w:cs="Times New Roman"/>
          <w:bCs/>
          <w:iCs/>
        </w:rPr>
        <w:t xml:space="preserve">[CLIN </w:t>
      </w:r>
      <w:r w:rsidR="005A6D0B">
        <w:rPr>
          <w:rFonts w:ascii="Times New Roman" w:hAnsi="Times New Roman" w:cs="Times New Roman"/>
          <w:bCs/>
          <w:iCs/>
        </w:rPr>
        <w:t>000</w:t>
      </w:r>
      <w:r w:rsidR="005A6D0B" w:rsidRPr="00976F6D">
        <w:rPr>
          <w:rFonts w:ascii="Times New Roman" w:hAnsi="Times New Roman" w:cs="Times New Roman"/>
          <w:bCs/>
          <w:iCs/>
        </w:rPr>
        <w:t>1</w:t>
      </w:r>
      <w:r w:rsidR="005A6D0B">
        <w:rPr>
          <w:rFonts w:ascii="Times New Roman" w:hAnsi="Times New Roman" w:cs="Times New Roman"/>
          <w:bCs/>
          <w:iCs/>
        </w:rPr>
        <w:t>, 1001, 2001</w:t>
      </w:r>
      <w:r w:rsidR="005A6D0B" w:rsidRPr="00976F6D">
        <w:rPr>
          <w:rFonts w:ascii="Times New Roman" w:hAnsi="Times New Roman" w:cs="Times New Roman"/>
          <w:bCs/>
          <w:iCs/>
        </w:rPr>
        <w:t xml:space="preserve">] </w:t>
      </w:r>
      <w:r w:rsidR="00C43BCF" w:rsidRPr="00976F6D">
        <w:rPr>
          <w:rFonts w:ascii="Times New Roman" w:hAnsi="Times New Roman" w:cs="Times New Roman"/>
          <w:bCs/>
          <w:iCs/>
        </w:rPr>
        <w:t xml:space="preserve">Subtask 1d – Conducting </w:t>
      </w:r>
      <w:r w:rsidR="00E802F7" w:rsidRPr="00976F6D">
        <w:rPr>
          <w:rFonts w:ascii="Times New Roman" w:hAnsi="Times New Roman" w:cs="Times New Roman"/>
          <w:bCs/>
          <w:iCs/>
        </w:rPr>
        <w:t xml:space="preserve">Site Visits </w:t>
      </w:r>
    </w:p>
    <w:p w14:paraId="2EDD8E0B" w14:textId="77777777" w:rsidR="00C43BCF" w:rsidRPr="00976F6D" w:rsidRDefault="00C43BCF" w:rsidP="00A578EB">
      <w:pPr>
        <w:tabs>
          <w:tab w:val="left" w:pos="2340"/>
          <w:tab w:val="left" w:pos="2880"/>
        </w:tabs>
        <w:spacing w:after="0" w:line="240" w:lineRule="auto"/>
        <w:ind w:left="900"/>
        <w:contextualSpacing/>
        <w:rPr>
          <w:rFonts w:ascii="Times New Roman" w:hAnsi="Times New Roman" w:cs="Times New Roman"/>
          <w:b/>
          <w:iCs/>
        </w:rPr>
      </w:pPr>
    </w:p>
    <w:p w14:paraId="049F05BB" w14:textId="2F0271C0" w:rsidR="00C43BCF" w:rsidRPr="00976F6D" w:rsidRDefault="002B1F61" w:rsidP="00786CC9">
      <w:pPr>
        <w:spacing w:after="0" w:line="240" w:lineRule="auto"/>
        <w:ind w:left="1080"/>
        <w:contextualSpacing/>
        <w:rPr>
          <w:rFonts w:ascii="Times New Roman" w:hAnsi="Times New Roman" w:cs="Times New Roman"/>
          <w:color w:val="000000"/>
        </w:rPr>
      </w:pPr>
      <w:r w:rsidRPr="00976F6D">
        <w:rPr>
          <w:rFonts w:ascii="Times New Roman" w:hAnsi="Times New Roman" w:cs="Times New Roman"/>
          <w:color w:val="000000"/>
        </w:rPr>
        <w:t>5.1</w:t>
      </w:r>
      <w:r w:rsidR="002D35BC" w:rsidRPr="00976F6D">
        <w:rPr>
          <w:rFonts w:ascii="Times New Roman" w:hAnsi="Times New Roman" w:cs="Times New Roman"/>
          <w:color w:val="000000"/>
        </w:rPr>
        <w:t xml:space="preserve">.4.1 </w:t>
      </w:r>
      <w:r w:rsidR="00C43BCF" w:rsidRPr="00976F6D">
        <w:rPr>
          <w:rFonts w:ascii="Times New Roman" w:hAnsi="Times New Roman" w:cs="Times New Roman"/>
          <w:color w:val="000000"/>
        </w:rPr>
        <w:t xml:space="preserve">In conducting these </w:t>
      </w:r>
      <w:proofErr w:type="gramStart"/>
      <w:r w:rsidR="00C43BCF" w:rsidRPr="00976F6D">
        <w:rPr>
          <w:rFonts w:ascii="Times New Roman" w:hAnsi="Times New Roman" w:cs="Times New Roman"/>
          <w:color w:val="000000"/>
        </w:rPr>
        <w:t>sites</w:t>
      </w:r>
      <w:proofErr w:type="gramEnd"/>
      <w:r w:rsidR="00C43BCF" w:rsidRPr="00976F6D">
        <w:rPr>
          <w:rFonts w:ascii="Times New Roman" w:hAnsi="Times New Roman" w:cs="Times New Roman"/>
          <w:color w:val="000000"/>
        </w:rPr>
        <w:t xml:space="preserve"> visits, the </w:t>
      </w:r>
      <w:r w:rsidR="00C43BCF" w:rsidRPr="00976F6D">
        <w:rPr>
          <w:rFonts w:ascii="Times New Roman" w:hAnsi="Times New Roman" w:cs="Times New Roman"/>
        </w:rPr>
        <w:t xml:space="preserve">contractor </w:t>
      </w:r>
      <w:r w:rsidR="00C43BCF" w:rsidRPr="00976F6D">
        <w:rPr>
          <w:rFonts w:ascii="Times New Roman" w:hAnsi="Times New Roman" w:cs="Times New Roman"/>
          <w:color w:val="000000"/>
        </w:rPr>
        <w:t>shall:</w:t>
      </w:r>
    </w:p>
    <w:p w14:paraId="63AB8038" w14:textId="77777777" w:rsidR="00C43BCF" w:rsidRPr="00976F6D" w:rsidRDefault="00C43BCF" w:rsidP="00A578EB">
      <w:pPr>
        <w:tabs>
          <w:tab w:val="left" w:pos="900"/>
          <w:tab w:val="left" w:pos="1620"/>
        </w:tabs>
        <w:spacing w:after="0" w:line="240" w:lineRule="auto"/>
        <w:ind w:left="720"/>
        <w:contextualSpacing/>
        <w:rPr>
          <w:rFonts w:ascii="Times New Roman" w:hAnsi="Times New Roman" w:cs="Times New Roman"/>
        </w:rPr>
      </w:pPr>
    </w:p>
    <w:p w14:paraId="4562C168" w14:textId="2868F5AE"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.4.1.1 </w:t>
      </w:r>
      <w:r w:rsidR="00C43BCF" w:rsidRPr="00976F6D">
        <w:rPr>
          <w:rFonts w:ascii="Times New Roman" w:hAnsi="Times New Roman" w:cs="Times New Roman"/>
        </w:rPr>
        <w:t>Review subject and investigator study records for compliance with GCP, VA and CSP research policy</w:t>
      </w:r>
    </w:p>
    <w:p w14:paraId="77217CEF" w14:textId="77777777" w:rsidR="00F55F8C" w:rsidRPr="00976F6D" w:rsidRDefault="00F55F8C" w:rsidP="00CF0653">
      <w:pPr>
        <w:spacing w:after="0" w:line="240" w:lineRule="auto"/>
        <w:ind w:left="1440"/>
        <w:contextualSpacing/>
        <w:rPr>
          <w:rFonts w:ascii="Times New Roman" w:hAnsi="Times New Roman" w:cs="Times New Roman"/>
        </w:rPr>
      </w:pPr>
    </w:p>
    <w:p w14:paraId="78A27D2F" w14:textId="0CC2B4EE"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.4.1.2 </w:t>
      </w:r>
      <w:r w:rsidR="00C43BCF" w:rsidRPr="00976F6D">
        <w:rPr>
          <w:rFonts w:ascii="Times New Roman" w:hAnsi="Times New Roman" w:cs="Times New Roman"/>
        </w:rPr>
        <w:t>Check for study protocol compliance</w:t>
      </w:r>
    </w:p>
    <w:p w14:paraId="33F694AC" w14:textId="77777777" w:rsidR="00F55F8C" w:rsidRPr="00976F6D" w:rsidRDefault="00F55F8C" w:rsidP="00CF0653">
      <w:pPr>
        <w:spacing w:after="0" w:line="240" w:lineRule="auto"/>
        <w:ind w:left="1440"/>
        <w:contextualSpacing/>
        <w:rPr>
          <w:rFonts w:ascii="Times New Roman" w:hAnsi="Times New Roman" w:cs="Times New Roman"/>
        </w:rPr>
      </w:pPr>
    </w:p>
    <w:p w14:paraId="0CA95C14" w14:textId="477CDAB5"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.4.1.3 </w:t>
      </w:r>
      <w:r w:rsidR="00C43BCF" w:rsidRPr="00976F6D">
        <w:rPr>
          <w:rFonts w:ascii="Times New Roman" w:hAnsi="Times New Roman" w:cs="Times New Roman"/>
        </w:rPr>
        <w:t>Review Essential Documents Binder (EDB)</w:t>
      </w:r>
    </w:p>
    <w:p w14:paraId="787C20E9" w14:textId="77777777" w:rsidR="00F55F8C" w:rsidRPr="00976F6D" w:rsidRDefault="00F55F8C" w:rsidP="00CF0653">
      <w:pPr>
        <w:spacing w:after="0" w:line="240" w:lineRule="auto"/>
        <w:ind w:left="1440"/>
        <w:contextualSpacing/>
        <w:rPr>
          <w:rFonts w:ascii="Times New Roman" w:hAnsi="Times New Roman" w:cs="Times New Roman"/>
        </w:rPr>
      </w:pPr>
    </w:p>
    <w:p w14:paraId="583E233C" w14:textId="1A0B9C8B"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.4.1.4 </w:t>
      </w:r>
      <w:r w:rsidR="00C43BCF" w:rsidRPr="00976F6D">
        <w:rPr>
          <w:rFonts w:ascii="Times New Roman" w:hAnsi="Times New Roman" w:cs="Times New Roman"/>
        </w:rPr>
        <w:t>Conduct Informed Consent and HIPPA review</w:t>
      </w:r>
    </w:p>
    <w:p w14:paraId="3F321C32" w14:textId="77777777" w:rsidR="00F55F8C" w:rsidRPr="00976F6D" w:rsidRDefault="00F55F8C" w:rsidP="00CF0653">
      <w:pPr>
        <w:spacing w:after="0" w:line="240" w:lineRule="auto"/>
        <w:ind w:left="1440"/>
        <w:contextualSpacing/>
        <w:rPr>
          <w:rFonts w:ascii="Times New Roman" w:hAnsi="Times New Roman" w:cs="Times New Roman"/>
        </w:rPr>
      </w:pPr>
    </w:p>
    <w:p w14:paraId="62DAA8EF" w14:textId="0360D73A"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.4.1.5 </w:t>
      </w:r>
      <w:r w:rsidR="00C43BCF" w:rsidRPr="00976F6D">
        <w:rPr>
          <w:rFonts w:ascii="Times New Roman" w:hAnsi="Times New Roman" w:cs="Times New Roman"/>
        </w:rPr>
        <w:t>Conduct participant data review</w:t>
      </w:r>
    </w:p>
    <w:p w14:paraId="4F648211" w14:textId="77777777" w:rsidR="00F55F8C" w:rsidRPr="00976F6D" w:rsidRDefault="00F55F8C" w:rsidP="00CF0653">
      <w:pPr>
        <w:spacing w:after="0" w:line="240" w:lineRule="auto"/>
        <w:ind w:left="1440"/>
        <w:contextualSpacing/>
        <w:rPr>
          <w:rFonts w:ascii="Times New Roman" w:hAnsi="Times New Roman" w:cs="Times New Roman"/>
        </w:rPr>
      </w:pPr>
    </w:p>
    <w:p w14:paraId="798FC77D" w14:textId="7139DBC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.4.1.6 </w:t>
      </w:r>
      <w:r w:rsidR="00C43BCF" w:rsidRPr="00976F6D">
        <w:rPr>
          <w:rFonts w:ascii="Times New Roman" w:hAnsi="Times New Roman" w:cs="Times New Roman"/>
        </w:rPr>
        <w:t>Verify Case Report From (CRF) data against Source documents</w:t>
      </w:r>
    </w:p>
    <w:p w14:paraId="2938AADC" w14:textId="77777777" w:rsidR="00F55F8C" w:rsidRPr="00976F6D" w:rsidRDefault="00F55F8C" w:rsidP="00CF0653">
      <w:pPr>
        <w:spacing w:after="0" w:line="240" w:lineRule="auto"/>
        <w:ind w:left="1440"/>
        <w:contextualSpacing/>
        <w:rPr>
          <w:rFonts w:ascii="Times New Roman" w:hAnsi="Times New Roman" w:cs="Times New Roman"/>
        </w:rPr>
      </w:pPr>
    </w:p>
    <w:p w14:paraId="1BE5117B" w14:textId="783F347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.4.1.7 </w:t>
      </w:r>
      <w:r w:rsidR="00C43BCF" w:rsidRPr="00976F6D">
        <w:rPr>
          <w:rFonts w:ascii="Times New Roman" w:hAnsi="Times New Roman" w:cs="Times New Roman"/>
        </w:rPr>
        <w:t>Review source documents for Adverse Events (AE)/Serious Adverse Events (SAE)</w:t>
      </w:r>
    </w:p>
    <w:p w14:paraId="380E6794" w14:textId="77777777" w:rsidR="00F55F8C" w:rsidRPr="00976F6D" w:rsidRDefault="00F55F8C" w:rsidP="00CF0653">
      <w:pPr>
        <w:spacing w:after="0" w:line="240" w:lineRule="auto"/>
        <w:ind w:left="1440"/>
        <w:contextualSpacing/>
        <w:rPr>
          <w:rFonts w:ascii="Times New Roman" w:hAnsi="Times New Roman" w:cs="Times New Roman"/>
        </w:rPr>
      </w:pPr>
    </w:p>
    <w:p w14:paraId="3DDC53F5" w14:textId="1121C334"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.4.1.8 </w:t>
      </w:r>
      <w:r w:rsidR="00C43BCF" w:rsidRPr="00976F6D">
        <w:rPr>
          <w:rFonts w:ascii="Times New Roman" w:hAnsi="Times New Roman" w:cs="Times New Roman"/>
        </w:rPr>
        <w:t>Review electronic medical record for unidentified SAEs</w:t>
      </w:r>
    </w:p>
    <w:p w14:paraId="5AF67B62" w14:textId="77777777" w:rsidR="00F55F8C" w:rsidRPr="00976F6D" w:rsidRDefault="00F55F8C" w:rsidP="00CF0653">
      <w:pPr>
        <w:spacing w:after="0" w:line="240" w:lineRule="auto"/>
        <w:ind w:left="1440"/>
        <w:contextualSpacing/>
        <w:rPr>
          <w:rFonts w:ascii="Times New Roman" w:hAnsi="Times New Roman" w:cs="Times New Roman"/>
        </w:rPr>
      </w:pPr>
    </w:p>
    <w:p w14:paraId="488DA14A" w14:textId="1ECF2EE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.4.1.9 </w:t>
      </w:r>
      <w:r w:rsidR="00C43BCF" w:rsidRPr="00976F6D">
        <w:rPr>
          <w:rFonts w:ascii="Times New Roman" w:hAnsi="Times New Roman" w:cs="Times New Roman"/>
        </w:rPr>
        <w:t>Review CRFs for accuracy and legibility</w:t>
      </w:r>
    </w:p>
    <w:p w14:paraId="5BC6A814" w14:textId="77777777" w:rsidR="00F55F8C" w:rsidRPr="00976F6D" w:rsidRDefault="00F55F8C" w:rsidP="00CF0653">
      <w:pPr>
        <w:spacing w:after="0" w:line="240" w:lineRule="auto"/>
        <w:ind w:left="1440"/>
        <w:contextualSpacing/>
        <w:rPr>
          <w:rFonts w:ascii="Times New Roman" w:hAnsi="Times New Roman" w:cs="Times New Roman"/>
        </w:rPr>
      </w:pPr>
    </w:p>
    <w:p w14:paraId="7C717210" w14:textId="47FDC0B3"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.4.1.10 </w:t>
      </w:r>
      <w:r w:rsidR="00C43BCF" w:rsidRPr="00976F6D">
        <w:rPr>
          <w:rFonts w:ascii="Times New Roman" w:hAnsi="Times New Roman" w:cs="Times New Roman"/>
        </w:rPr>
        <w:t>Check for CRF submission to Data Coordinating Center</w:t>
      </w:r>
    </w:p>
    <w:p w14:paraId="495893EF" w14:textId="77777777" w:rsidR="00F55F8C" w:rsidRPr="00976F6D" w:rsidRDefault="00F55F8C" w:rsidP="00CF0653">
      <w:pPr>
        <w:spacing w:after="0" w:line="240" w:lineRule="auto"/>
        <w:ind w:left="1440"/>
        <w:contextualSpacing/>
        <w:rPr>
          <w:rFonts w:ascii="Times New Roman" w:hAnsi="Times New Roman" w:cs="Times New Roman"/>
        </w:rPr>
      </w:pPr>
    </w:p>
    <w:p w14:paraId="2731DC61" w14:textId="0D09F0D2"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.4.1.11 </w:t>
      </w:r>
      <w:r w:rsidR="00C43BCF" w:rsidRPr="00976F6D">
        <w:rPr>
          <w:rFonts w:ascii="Times New Roman" w:hAnsi="Times New Roman" w:cs="Times New Roman"/>
        </w:rPr>
        <w:t>Know and comply with VA Privacy and Data Security Policy during site visits</w:t>
      </w:r>
    </w:p>
    <w:p w14:paraId="6DA7F3CA" w14:textId="77777777" w:rsidR="00F55F8C" w:rsidRPr="00976F6D" w:rsidRDefault="00F55F8C" w:rsidP="00CF0653">
      <w:pPr>
        <w:spacing w:after="0" w:line="240" w:lineRule="auto"/>
        <w:ind w:left="1440"/>
        <w:contextualSpacing/>
        <w:rPr>
          <w:rFonts w:ascii="Times New Roman" w:hAnsi="Times New Roman" w:cs="Times New Roman"/>
        </w:rPr>
      </w:pPr>
    </w:p>
    <w:p w14:paraId="3EE045C9" w14:textId="447D08FB" w:rsidR="00C43BCF" w:rsidRPr="00976F6D" w:rsidRDefault="00DB61CB"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 xml:space="preserve">4.4.4.1.12 </w:t>
      </w:r>
      <w:r w:rsidR="00C43BCF" w:rsidRPr="00976F6D">
        <w:rPr>
          <w:rFonts w:ascii="Times New Roman" w:hAnsi="Times New Roman" w:cs="Times New Roman"/>
        </w:rPr>
        <w:t xml:space="preserve">Provide CSP Director and SMART Staff Leadership immediate </w:t>
      </w:r>
      <w:r w:rsidR="00206E15">
        <w:rPr>
          <w:rFonts w:ascii="Times New Roman" w:hAnsi="Times New Roman" w:cs="Times New Roman"/>
        </w:rPr>
        <w:t xml:space="preserve">(when discovered) </w:t>
      </w:r>
      <w:r w:rsidR="00C43BCF" w:rsidRPr="00976F6D">
        <w:rPr>
          <w:rFonts w:ascii="Times New Roman" w:hAnsi="Times New Roman" w:cs="Times New Roman"/>
        </w:rPr>
        <w:t xml:space="preserve">feedback of significant </w:t>
      </w:r>
      <w:r w:rsidR="00206E15">
        <w:rPr>
          <w:rFonts w:ascii="Times New Roman" w:hAnsi="Times New Roman" w:cs="Times New Roman"/>
        </w:rPr>
        <w:t xml:space="preserve">or serious noncompliance </w:t>
      </w:r>
      <w:r w:rsidR="00C43BCF" w:rsidRPr="00976F6D">
        <w:rPr>
          <w:rFonts w:ascii="Times New Roman" w:hAnsi="Times New Roman" w:cs="Times New Roman"/>
        </w:rPr>
        <w:t>discoveries made during site visits</w:t>
      </w:r>
    </w:p>
    <w:p w14:paraId="0FDC52E7" w14:textId="77777777" w:rsidR="00F769FA" w:rsidRPr="00976F6D" w:rsidRDefault="00F769FA" w:rsidP="00CF0653">
      <w:pPr>
        <w:spacing w:after="0" w:line="240" w:lineRule="auto"/>
        <w:ind w:left="1440"/>
        <w:contextualSpacing/>
        <w:rPr>
          <w:rFonts w:ascii="Times New Roman" w:hAnsi="Times New Roman" w:cs="Times New Roman"/>
        </w:rPr>
      </w:pPr>
    </w:p>
    <w:p w14:paraId="3CE213F9" w14:textId="3973826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.4.1.13 </w:t>
      </w:r>
      <w:r w:rsidR="00C43BCF" w:rsidRPr="00976F6D">
        <w:rPr>
          <w:rFonts w:ascii="Times New Roman" w:hAnsi="Times New Roman" w:cs="Times New Roman"/>
        </w:rPr>
        <w:t>Provide guidance during site visits on study conduct and use of GCP tools to improve study site practices</w:t>
      </w:r>
    </w:p>
    <w:p w14:paraId="22725CA1" w14:textId="77777777" w:rsidR="00F769FA" w:rsidRPr="00976F6D" w:rsidRDefault="00F769FA" w:rsidP="00CF0653">
      <w:pPr>
        <w:spacing w:after="0" w:line="240" w:lineRule="auto"/>
        <w:ind w:left="1440"/>
        <w:contextualSpacing/>
        <w:rPr>
          <w:rFonts w:ascii="Times New Roman" w:hAnsi="Times New Roman" w:cs="Times New Roman"/>
        </w:rPr>
      </w:pPr>
    </w:p>
    <w:p w14:paraId="48251D22" w14:textId="551C1B1C"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.4.1.14 </w:t>
      </w:r>
      <w:r w:rsidR="00C43BCF" w:rsidRPr="00976F6D">
        <w:rPr>
          <w:rFonts w:ascii="Times New Roman" w:hAnsi="Times New Roman" w:cs="Times New Roman"/>
        </w:rPr>
        <w:t>Assess effectiveness of interactions between the investigator site study team and the contractor and other representatives of CSP</w:t>
      </w:r>
    </w:p>
    <w:p w14:paraId="58458AD0" w14:textId="77777777" w:rsidR="00F769FA" w:rsidRPr="00976F6D" w:rsidRDefault="00F769FA" w:rsidP="00CF0653">
      <w:pPr>
        <w:spacing w:after="0" w:line="240" w:lineRule="auto"/>
        <w:ind w:left="1440"/>
        <w:contextualSpacing/>
        <w:rPr>
          <w:rFonts w:ascii="Times New Roman" w:hAnsi="Times New Roman" w:cs="Times New Roman"/>
        </w:rPr>
      </w:pPr>
    </w:p>
    <w:p w14:paraId="52DB8DD9" w14:textId="5445D3D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.4.1.15 </w:t>
      </w:r>
      <w:r w:rsidR="00C43BCF" w:rsidRPr="00976F6D">
        <w:rPr>
          <w:rFonts w:ascii="Times New Roman" w:hAnsi="Times New Roman" w:cs="Times New Roman"/>
        </w:rPr>
        <w:t>Determine follow-up actions to be taken</w:t>
      </w:r>
    </w:p>
    <w:p w14:paraId="66DFB987" w14:textId="77777777" w:rsidR="00F769FA" w:rsidRPr="00976F6D" w:rsidRDefault="00F769FA" w:rsidP="00CF0653">
      <w:pPr>
        <w:spacing w:after="0" w:line="240" w:lineRule="auto"/>
        <w:ind w:left="1440"/>
        <w:contextualSpacing/>
        <w:rPr>
          <w:rFonts w:ascii="Times New Roman" w:hAnsi="Times New Roman" w:cs="Times New Roman"/>
        </w:rPr>
      </w:pPr>
    </w:p>
    <w:p w14:paraId="4BDD9845" w14:textId="7774C88F"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lastRenderedPageBreak/>
        <w:t>5.1</w:t>
      </w:r>
      <w:r w:rsidR="00E1528D" w:rsidRPr="00976F6D">
        <w:rPr>
          <w:rFonts w:ascii="Times New Roman" w:hAnsi="Times New Roman" w:cs="Times New Roman"/>
        </w:rPr>
        <w:t xml:space="preserve">.4.1.16 </w:t>
      </w:r>
      <w:r w:rsidR="00C43BCF" w:rsidRPr="00976F6D">
        <w:rPr>
          <w:rFonts w:ascii="Times New Roman" w:hAnsi="Times New Roman" w:cs="Times New Roman"/>
        </w:rPr>
        <w:t>Provide relevant GCP training and re-education as needed</w:t>
      </w:r>
    </w:p>
    <w:p w14:paraId="4FA04215" w14:textId="77777777" w:rsidR="00F769FA" w:rsidRPr="00976F6D" w:rsidRDefault="00F769FA" w:rsidP="00CF0653">
      <w:pPr>
        <w:spacing w:after="0" w:line="240" w:lineRule="auto"/>
        <w:ind w:left="1440"/>
        <w:contextualSpacing/>
        <w:rPr>
          <w:rFonts w:ascii="Times New Roman" w:hAnsi="Times New Roman" w:cs="Times New Roman"/>
        </w:rPr>
      </w:pPr>
    </w:p>
    <w:p w14:paraId="0F277220" w14:textId="388114A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.4.1.17 </w:t>
      </w:r>
      <w:r w:rsidR="00C43BCF" w:rsidRPr="00976F6D">
        <w:rPr>
          <w:rFonts w:ascii="Times New Roman" w:hAnsi="Times New Roman" w:cs="Times New Roman"/>
        </w:rPr>
        <w:t>Conduct exit interview with study team to discuss site status</w:t>
      </w:r>
    </w:p>
    <w:p w14:paraId="77295741" w14:textId="77777777" w:rsidR="00F769FA" w:rsidRPr="00976F6D" w:rsidRDefault="00F769FA" w:rsidP="00CF0653">
      <w:pPr>
        <w:tabs>
          <w:tab w:val="left" w:pos="1260"/>
          <w:tab w:val="left" w:pos="2340"/>
          <w:tab w:val="left" w:pos="2880"/>
        </w:tabs>
        <w:spacing w:after="0" w:line="240" w:lineRule="auto"/>
        <w:ind w:left="1440"/>
        <w:contextualSpacing/>
        <w:rPr>
          <w:rFonts w:ascii="Times New Roman" w:hAnsi="Times New Roman" w:cs="Times New Roman"/>
        </w:rPr>
      </w:pPr>
    </w:p>
    <w:p w14:paraId="7751EE0B" w14:textId="64D8AF74" w:rsidR="00C43BCF" w:rsidRPr="00976F6D" w:rsidRDefault="002B1F61" w:rsidP="00CF0653">
      <w:pPr>
        <w:tabs>
          <w:tab w:val="left" w:pos="126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.4.1.18 </w:t>
      </w:r>
      <w:r w:rsidR="00C43BCF" w:rsidRPr="00976F6D">
        <w:rPr>
          <w:rFonts w:ascii="Times New Roman" w:hAnsi="Times New Roman" w:cs="Times New Roman"/>
        </w:rPr>
        <w:t>Notify the Lead CRQA and SMART of recurrent and/or serious compliance deficiencies immediately of becoming aware of such deficiencies</w:t>
      </w:r>
    </w:p>
    <w:p w14:paraId="0CD94900" w14:textId="77777777" w:rsidR="00F769FA" w:rsidRPr="00976F6D" w:rsidRDefault="00F769FA" w:rsidP="00CF0653">
      <w:pPr>
        <w:tabs>
          <w:tab w:val="left" w:pos="1260"/>
        </w:tabs>
        <w:spacing w:after="0" w:line="240" w:lineRule="auto"/>
        <w:ind w:left="1440"/>
        <w:contextualSpacing/>
        <w:rPr>
          <w:rFonts w:ascii="Times New Roman" w:hAnsi="Times New Roman" w:cs="Times New Roman"/>
        </w:rPr>
      </w:pPr>
    </w:p>
    <w:p w14:paraId="1D261396" w14:textId="01D84A97" w:rsidR="00C43BCF" w:rsidRPr="00976F6D" w:rsidRDefault="002B1F61" w:rsidP="00CF0653">
      <w:pPr>
        <w:tabs>
          <w:tab w:val="left" w:pos="126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.4.1.19 </w:t>
      </w:r>
      <w:r w:rsidR="00C43BCF" w:rsidRPr="00976F6D">
        <w:rPr>
          <w:rFonts w:ascii="Times New Roman" w:hAnsi="Times New Roman" w:cs="Times New Roman"/>
        </w:rPr>
        <w:t>Assist during and after the visit as necessary with development and implementation of Corrective Actions and/or Preventive Actions (CAPAs) to mitigate recurrence of compliance deficiency</w:t>
      </w:r>
    </w:p>
    <w:p w14:paraId="58CA1112" w14:textId="77777777" w:rsidR="00C43BCF" w:rsidRPr="00976F6D" w:rsidRDefault="00C43BCF" w:rsidP="00CF0653">
      <w:pPr>
        <w:spacing w:after="0" w:line="240" w:lineRule="auto"/>
        <w:ind w:left="1440" w:hanging="360"/>
        <w:contextualSpacing/>
        <w:rPr>
          <w:rFonts w:ascii="Times New Roman" w:hAnsi="Times New Roman" w:cs="Times New Roman"/>
        </w:rPr>
      </w:pPr>
    </w:p>
    <w:p w14:paraId="5AFDC67D" w14:textId="124620A3" w:rsidR="00C43BCF" w:rsidRPr="00976F6D" w:rsidRDefault="00BA3B6C" w:rsidP="00A578EB">
      <w:pPr>
        <w:pStyle w:val="ListParagraph"/>
        <w:tabs>
          <w:tab w:val="left" w:pos="540"/>
        </w:tabs>
        <w:spacing w:after="0" w:line="240" w:lineRule="auto"/>
        <w:rPr>
          <w:rFonts w:ascii="Times New Roman" w:hAnsi="Times New Roman" w:cs="Times New Roman"/>
          <w:bCs/>
          <w:iCs/>
        </w:rPr>
      </w:pPr>
      <w:r w:rsidRPr="00976F6D">
        <w:rPr>
          <w:rFonts w:ascii="Times New Roman" w:hAnsi="Times New Roman" w:cs="Times New Roman"/>
          <w:bCs/>
          <w:iCs/>
        </w:rPr>
        <w:t>5.1</w:t>
      </w:r>
      <w:r w:rsidR="002D35BC" w:rsidRPr="00976F6D">
        <w:rPr>
          <w:rFonts w:ascii="Times New Roman" w:hAnsi="Times New Roman" w:cs="Times New Roman"/>
          <w:bCs/>
          <w:iCs/>
        </w:rPr>
        <w:t xml:space="preserve">.5 </w:t>
      </w:r>
      <w:r w:rsidR="00A311CD" w:rsidRPr="00976F6D">
        <w:rPr>
          <w:rFonts w:ascii="Times New Roman" w:hAnsi="Times New Roman" w:cs="Times New Roman"/>
          <w:bCs/>
          <w:iCs/>
        </w:rPr>
        <w:t xml:space="preserve">[CLIN </w:t>
      </w:r>
      <w:r w:rsidR="00A311CD">
        <w:rPr>
          <w:rFonts w:ascii="Times New Roman" w:hAnsi="Times New Roman" w:cs="Times New Roman"/>
          <w:bCs/>
          <w:iCs/>
        </w:rPr>
        <w:t>000</w:t>
      </w:r>
      <w:r w:rsidR="00A311CD" w:rsidRPr="00976F6D">
        <w:rPr>
          <w:rFonts w:ascii="Times New Roman" w:hAnsi="Times New Roman" w:cs="Times New Roman"/>
          <w:bCs/>
          <w:iCs/>
        </w:rPr>
        <w:t>1</w:t>
      </w:r>
      <w:r w:rsidR="00A311CD">
        <w:rPr>
          <w:rFonts w:ascii="Times New Roman" w:hAnsi="Times New Roman" w:cs="Times New Roman"/>
          <w:bCs/>
          <w:iCs/>
        </w:rPr>
        <w:t xml:space="preserve">, 1001, 2001] </w:t>
      </w:r>
      <w:r w:rsidR="00C43BCF" w:rsidRPr="00976F6D">
        <w:rPr>
          <w:rFonts w:ascii="Times New Roman" w:hAnsi="Times New Roman" w:cs="Times New Roman"/>
          <w:bCs/>
          <w:iCs/>
        </w:rPr>
        <w:t xml:space="preserve">Subtask 1e – Prepare site visit reports and summary letters </w:t>
      </w:r>
    </w:p>
    <w:p w14:paraId="54B49947" w14:textId="77777777" w:rsidR="00C43BCF" w:rsidRPr="00976F6D" w:rsidRDefault="00C43BCF" w:rsidP="00A578EB">
      <w:pPr>
        <w:spacing w:after="0" w:line="240" w:lineRule="auto"/>
        <w:ind w:left="900"/>
        <w:contextualSpacing/>
        <w:rPr>
          <w:rFonts w:ascii="Times New Roman" w:hAnsi="Times New Roman" w:cs="Times New Roman"/>
        </w:rPr>
      </w:pPr>
    </w:p>
    <w:p w14:paraId="2F6919E7" w14:textId="18481F6E" w:rsidR="00C43BCF" w:rsidRPr="00976F6D" w:rsidRDefault="002B1F61" w:rsidP="00CF0653">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.5.1</w:t>
      </w:r>
      <w:r w:rsidR="00037FE3" w:rsidRPr="00976F6D">
        <w:rPr>
          <w:rFonts w:ascii="Times New Roman" w:hAnsi="Times New Roman" w:cs="Times New Roman"/>
        </w:rPr>
        <w:t xml:space="preserve"> The Government sponsor/site will provide s</w:t>
      </w:r>
      <w:r w:rsidR="00C43BCF" w:rsidRPr="00976F6D">
        <w:rPr>
          <w:rFonts w:ascii="Times New Roman" w:hAnsi="Times New Roman" w:cs="Times New Roman"/>
        </w:rPr>
        <w:t>tudy specific templates to the monitor upon assignment of study training and visit.</w:t>
      </w:r>
    </w:p>
    <w:p w14:paraId="6E1375FA" w14:textId="77777777" w:rsidR="00C43BCF" w:rsidRPr="00976F6D" w:rsidRDefault="00C43BCF" w:rsidP="00A578EB">
      <w:pPr>
        <w:spacing w:after="0" w:line="240" w:lineRule="auto"/>
        <w:ind w:left="900"/>
        <w:contextualSpacing/>
        <w:rPr>
          <w:rFonts w:ascii="Times New Roman" w:hAnsi="Times New Roman" w:cs="Times New Roman"/>
        </w:rPr>
      </w:pPr>
    </w:p>
    <w:p w14:paraId="7BA1E776" w14:textId="636D0C70" w:rsidR="00C43BCF" w:rsidRPr="00976F6D" w:rsidRDefault="002B1F61" w:rsidP="00CF0653">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 xml:space="preserve">.5.2 </w:t>
      </w:r>
      <w:r w:rsidR="00C43BCF" w:rsidRPr="00976F6D">
        <w:rPr>
          <w:rFonts w:ascii="Times New Roman" w:hAnsi="Times New Roman" w:cs="Times New Roman"/>
        </w:rPr>
        <w:t xml:space="preserve">Within </w:t>
      </w:r>
      <w:r w:rsidR="00474E8C" w:rsidRPr="00976F6D">
        <w:rPr>
          <w:rFonts w:ascii="Times New Roman" w:hAnsi="Times New Roman" w:cs="Times New Roman"/>
        </w:rPr>
        <w:t>seven</w:t>
      </w:r>
      <w:r w:rsidR="00C43BCF" w:rsidRPr="00976F6D">
        <w:rPr>
          <w:rFonts w:ascii="Times New Roman" w:hAnsi="Times New Roman" w:cs="Times New Roman"/>
        </w:rPr>
        <w:t xml:space="preserve"> </w:t>
      </w:r>
      <w:r w:rsidR="00474E8C" w:rsidRPr="00976F6D">
        <w:rPr>
          <w:rFonts w:ascii="Times New Roman" w:hAnsi="Times New Roman" w:cs="Times New Roman"/>
        </w:rPr>
        <w:t>business</w:t>
      </w:r>
      <w:r w:rsidR="00C43BCF" w:rsidRPr="00976F6D">
        <w:rPr>
          <w:rFonts w:ascii="Times New Roman" w:hAnsi="Times New Roman" w:cs="Times New Roman"/>
        </w:rPr>
        <w:t xml:space="preserve"> days (or current SOP requirement) of </w:t>
      </w:r>
      <w:r w:rsidR="00474E8C" w:rsidRPr="00976F6D">
        <w:rPr>
          <w:rFonts w:ascii="Times New Roman" w:hAnsi="Times New Roman" w:cs="Times New Roman"/>
        </w:rPr>
        <w:t xml:space="preserve">the </w:t>
      </w:r>
      <w:r w:rsidR="00C43BCF" w:rsidRPr="00976F6D">
        <w:rPr>
          <w:rFonts w:ascii="Times New Roman" w:hAnsi="Times New Roman" w:cs="Times New Roman"/>
        </w:rPr>
        <w:t>last day on site of site visit, the contractor shall complete a site visit report, Summary for Investigator</w:t>
      </w:r>
      <w:r w:rsidR="00365960" w:rsidRPr="00976F6D">
        <w:rPr>
          <w:rFonts w:ascii="Times New Roman" w:hAnsi="Times New Roman" w:cs="Times New Roman"/>
        </w:rPr>
        <w:t xml:space="preserve">, </w:t>
      </w:r>
      <w:r w:rsidR="00C43BCF" w:rsidRPr="00976F6D">
        <w:rPr>
          <w:rFonts w:ascii="Times New Roman" w:hAnsi="Times New Roman" w:cs="Times New Roman"/>
        </w:rPr>
        <w:t xml:space="preserve">applicable attachments (using provided templates), </w:t>
      </w:r>
      <w:r w:rsidR="00365960" w:rsidRPr="00976F6D">
        <w:rPr>
          <w:rFonts w:ascii="Times New Roman" w:hAnsi="Times New Roman" w:cs="Times New Roman"/>
        </w:rPr>
        <w:t xml:space="preserve">and supporting documents </w:t>
      </w:r>
      <w:r w:rsidR="00C43BCF" w:rsidRPr="00976F6D">
        <w:rPr>
          <w:rFonts w:ascii="Times New Roman" w:hAnsi="Times New Roman" w:cs="Times New Roman"/>
        </w:rPr>
        <w:t xml:space="preserve">and provide these documents to the SMART PM group by posting to SMART SharePoint site or other location as directed by SMART leadership.  See Section </w:t>
      </w:r>
      <w:r w:rsidR="00366F44" w:rsidRPr="00976F6D">
        <w:rPr>
          <w:rFonts w:ascii="Times New Roman" w:hAnsi="Times New Roman" w:cs="Times New Roman"/>
        </w:rPr>
        <w:t>5</w:t>
      </w:r>
      <w:r w:rsidR="009830B6" w:rsidRPr="00976F6D">
        <w:rPr>
          <w:rFonts w:ascii="Times New Roman" w:hAnsi="Times New Roman" w:cs="Times New Roman"/>
        </w:rPr>
        <w:t>.4</w:t>
      </w:r>
      <w:r w:rsidR="00C43BCF" w:rsidRPr="00976F6D">
        <w:rPr>
          <w:rFonts w:ascii="Times New Roman" w:hAnsi="Times New Roman" w:cs="Times New Roman"/>
        </w:rPr>
        <w:t xml:space="preserve"> Deliverable Schedule.</w:t>
      </w:r>
    </w:p>
    <w:p w14:paraId="0D398C96" w14:textId="77777777" w:rsidR="00C43BCF" w:rsidRPr="00976F6D" w:rsidRDefault="00C43BCF" w:rsidP="00A578EB">
      <w:pPr>
        <w:pStyle w:val="ListParagraph"/>
        <w:tabs>
          <w:tab w:val="left" w:pos="540"/>
          <w:tab w:val="left" w:pos="2160"/>
          <w:tab w:val="left" w:pos="2880"/>
        </w:tabs>
        <w:spacing w:after="0" w:line="240" w:lineRule="auto"/>
        <w:ind w:left="1440" w:hanging="540"/>
        <w:rPr>
          <w:rFonts w:ascii="Times New Roman" w:hAnsi="Times New Roman" w:cs="Times New Roman"/>
        </w:rPr>
      </w:pPr>
    </w:p>
    <w:p w14:paraId="73D30D90" w14:textId="4920B2F3" w:rsidR="00C43BCF" w:rsidRPr="00976F6D" w:rsidRDefault="002B1F61" w:rsidP="00CF0653">
      <w:pPr>
        <w:tabs>
          <w:tab w:val="left" w:pos="180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 xml:space="preserve">.5.3 </w:t>
      </w:r>
      <w:r w:rsidR="00C43BCF" w:rsidRPr="00976F6D">
        <w:rPr>
          <w:rFonts w:ascii="Times New Roman" w:hAnsi="Times New Roman" w:cs="Times New Roman"/>
        </w:rPr>
        <w:t xml:space="preserve">Provide all QA visit logs and scanned documents related to site visit to SMART and </w:t>
      </w:r>
      <w:r w:rsidR="002E305A" w:rsidRPr="00976F6D">
        <w:rPr>
          <w:rFonts w:ascii="Times New Roman" w:hAnsi="Times New Roman" w:cs="Times New Roman"/>
        </w:rPr>
        <w:t xml:space="preserve">Study Lead Monitor </w:t>
      </w:r>
      <w:r w:rsidR="00C43BCF" w:rsidRPr="00976F6D">
        <w:rPr>
          <w:rFonts w:ascii="Times New Roman" w:hAnsi="Times New Roman" w:cs="Times New Roman"/>
        </w:rPr>
        <w:t xml:space="preserve">for review, </w:t>
      </w:r>
      <w:r w:rsidR="002E305A" w:rsidRPr="00976F6D">
        <w:rPr>
          <w:rFonts w:ascii="Times New Roman" w:hAnsi="Times New Roman" w:cs="Times New Roman"/>
        </w:rPr>
        <w:t>follow-up,</w:t>
      </w:r>
      <w:r w:rsidR="00C43BCF" w:rsidRPr="00976F6D">
        <w:rPr>
          <w:rFonts w:ascii="Times New Roman" w:hAnsi="Times New Roman" w:cs="Times New Roman"/>
        </w:rPr>
        <w:t xml:space="preserve"> and finalization.  QA activities performed include:</w:t>
      </w:r>
    </w:p>
    <w:p w14:paraId="02BC3A90" w14:textId="77777777" w:rsidR="00C43BCF" w:rsidRPr="00976F6D" w:rsidRDefault="00C43BCF" w:rsidP="00A578EB">
      <w:pPr>
        <w:tabs>
          <w:tab w:val="left" w:pos="1080"/>
        </w:tabs>
        <w:spacing w:after="0" w:line="240" w:lineRule="auto"/>
        <w:ind w:left="1800" w:hanging="1800"/>
        <w:contextualSpacing/>
        <w:rPr>
          <w:rFonts w:ascii="Times New Roman" w:hAnsi="Times New Roman" w:cs="Times New Roman"/>
        </w:rPr>
      </w:pPr>
    </w:p>
    <w:p w14:paraId="0A1F537F" w14:textId="505D755C" w:rsidR="00C43BCF" w:rsidRPr="00976F6D" w:rsidRDefault="00F50E7F" w:rsidP="009830B6">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.5.3.1 </w:t>
      </w:r>
      <w:r w:rsidR="00C43BCF" w:rsidRPr="00976F6D">
        <w:rPr>
          <w:rFonts w:ascii="Times New Roman" w:hAnsi="Times New Roman" w:cs="Times New Roman"/>
        </w:rPr>
        <w:t>Summary of findings, conclusions, and any actions taken or planned to correct any deficiencies noted during the visit</w:t>
      </w:r>
    </w:p>
    <w:p w14:paraId="7C708199" w14:textId="77777777" w:rsidR="009830B6" w:rsidRPr="00976F6D" w:rsidRDefault="009830B6" w:rsidP="009830B6">
      <w:pPr>
        <w:tabs>
          <w:tab w:val="left" w:pos="2340"/>
          <w:tab w:val="left" w:pos="2880"/>
        </w:tabs>
        <w:spacing w:after="0" w:line="240" w:lineRule="auto"/>
        <w:ind w:left="1440"/>
        <w:contextualSpacing/>
        <w:rPr>
          <w:rFonts w:ascii="Times New Roman" w:hAnsi="Times New Roman" w:cs="Times New Roman"/>
        </w:rPr>
      </w:pPr>
    </w:p>
    <w:p w14:paraId="6ED2F6EB" w14:textId="145A503B" w:rsidR="00C43BCF" w:rsidRPr="00976F6D" w:rsidRDefault="00F50E7F" w:rsidP="009830B6">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.5.3.2 </w:t>
      </w:r>
      <w:r w:rsidR="00C43BCF" w:rsidRPr="00976F6D">
        <w:rPr>
          <w:rFonts w:ascii="Times New Roman" w:hAnsi="Times New Roman" w:cs="Times New Roman"/>
        </w:rPr>
        <w:t xml:space="preserve">All documents must be submitted in the specified electronic format using the required templates.  Content must be </w:t>
      </w:r>
      <w:r w:rsidR="00944C55">
        <w:rPr>
          <w:rFonts w:ascii="Times New Roman" w:hAnsi="Times New Roman" w:cs="Times New Roman"/>
        </w:rPr>
        <w:t xml:space="preserve"> clear, detailed and accurate.</w:t>
      </w:r>
      <w:r w:rsidR="00C43BCF" w:rsidRPr="00976F6D">
        <w:rPr>
          <w:rFonts w:ascii="Times New Roman" w:hAnsi="Times New Roman" w:cs="Times New Roman"/>
        </w:rPr>
        <w:t>by SMART staff, site staff and CSP study personnel.  Content shall be grammatically correct, and content verified for accuracy.</w:t>
      </w:r>
    </w:p>
    <w:p w14:paraId="4DD60B4B" w14:textId="77777777" w:rsidR="009830B6" w:rsidRPr="00976F6D" w:rsidRDefault="009830B6" w:rsidP="009830B6">
      <w:pPr>
        <w:tabs>
          <w:tab w:val="left" w:pos="1260"/>
          <w:tab w:val="left" w:pos="2340"/>
          <w:tab w:val="left" w:pos="2880"/>
        </w:tabs>
        <w:spacing w:after="0" w:line="240" w:lineRule="auto"/>
        <w:ind w:left="1440"/>
        <w:contextualSpacing/>
        <w:rPr>
          <w:rFonts w:ascii="Times New Roman" w:hAnsi="Times New Roman" w:cs="Times New Roman"/>
        </w:rPr>
      </w:pPr>
    </w:p>
    <w:p w14:paraId="2E5786A8" w14:textId="5CFDA873" w:rsidR="00C43BCF" w:rsidRPr="00976F6D" w:rsidRDefault="00F50E7F" w:rsidP="009830B6">
      <w:pPr>
        <w:tabs>
          <w:tab w:val="left" w:pos="126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.5.3.3 </w:t>
      </w:r>
      <w:r w:rsidR="00C43BCF" w:rsidRPr="00976F6D">
        <w:rPr>
          <w:rFonts w:ascii="Times New Roman" w:hAnsi="Times New Roman" w:cs="Times New Roman"/>
        </w:rPr>
        <w:t xml:space="preserve">Inform the SMART </w:t>
      </w:r>
      <w:proofErr w:type="gramStart"/>
      <w:r w:rsidR="0047575A" w:rsidRPr="00976F6D">
        <w:rPr>
          <w:rFonts w:ascii="Times New Roman" w:hAnsi="Times New Roman" w:cs="Times New Roman"/>
        </w:rPr>
        <w:t>study lead</w:t>
      </w:r>
      <w:proofErr w:type="gramEnd"/>
      <w:r w:rsidR="0047575A" w:rsidRPr="00976F6D">
        <w:rPr>
          <w:rFonts w:ascii="Times New Roman" w:hAnsi="Times New Roman" w:cs="Times New Roman"/>
        </w:rPr>
        <w:t xml:space="preserve"> monitor of</w:t>
      </w:r>
      <w:r w:rsidR="00C43BCF" w:rsidRPr="00976F6D">
        <w:rPr>
          <w:rFonts w:ascii="Times New Roman" w:hAnsi="Times New Roman" w:cs="Times New Roman"/>
        </w:rPr>
        <w:t xml:space="preserve"> recurrent and/or serious compliance deficiencies</w:t>
      </w:r>
    </w:p>
    <w:p w14:paraId="5D515F36" w14:textId="77777777" w:rsidR="009830B6" w:rsidRPr="00976F6D" w:rsidRDefault="009830B6" w:rsidP="009830B6">
      <w:pPr>
        <w:tabs>
          <w:tab w:val="left" w:pos="2880"/>
        </w:tabs>
        <w:spacing w:after="0" w:line="240" w:lineRule="auto"/>
        <w:ind w:left="1440"/>
        <w:contextualSpacing/>
        <w:rPr>
          <w:rFonts w:ascii="Times New Roman" w:hAnsi="Times New Roman" w:cs="Times New Roman"/>
        </w:rPr>
      </w:pPr>
    </w:p>
    <w:p w14:paraId="6ED597F2" w14:textId="649FB3F1" w:rsidR="00C43BCF" w:rsidRPr="00976F6D" w:rsidRDefault="00F50E7F" w:rsidP="009830B6">
      <w:pPr>
        <w:tabs>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.5.3.4 </w:t>
      </w:r>
      <w:r w:rsidR="00206E15">
        <w:rPr>
          <w:rFonts w:ascii="Times New Roman" w:hAnsi="Times New Roman" w:cs="Times New Roman"/>
        </w:rPr>
        <w:t>When required and with the guidance of the SMART Lead, a</w:t>
      </w:r>
      <w:r w:rsidR="00C43BCF" w:rsidRPr="00976F6D">
        <w:rPr>
          <w:rFonts w:ascii="Times New Roman" w:hAnsi="Times New Roman" w:cs="Times New Roman"/>
        </w:rPr>
        <w:t xml:space="preserve">ssist with development and implementation of Corrective Actions and/or Preventive Actions (CAPAs) </w:t>
      </w:r>
      <w:proofErr w:type="gramStart"/>
      <w:r w:rsidR="00C43BCF" w:rsidRPr="00976F6D">
        <w:rPr>
          <w:rFonts w:ascii="Times New Roman" w:hAnsi="Times New Roman" w:cs="Times New Roman"/>
        </w:rPr>
        <w:t>in order to</w:t>
      </w:r>
      <w:proofErr w:type="gramEnd"/>
      <w:r w:rsidR="00C43BCF" w:rsidRPr="00976F6D">
        <w:rPr>
          <w:rFonts w:ascii="Times New Roman" w:hAnsi="Times New Roman" w:cs="Times New Roman"/>
        </w:rPr>
        <w:t xml:space="preserve"> mitigate recurrence of compliance deficiency</w:t>
      </w:r>
    </w:p>
    <w:p w14:paraId="1333129B" w14:textId="77777777" w:rsidR="00C43BCF" w:rsidRPr="00976F6D" w:rsidRDefault="00C43BCF" w:rsidP="00A578EB">
      <w:pPr>
        <w:pStyle w:val="ListParagraph"/>
        <w:tabs>
          <w:tab w:val="left" w:pos="540"/>
          <w:tab w:val="left" w:pos="2160"/>
          <w:tab w:val="left" w:pos="2880"/>
        </w:tabs>
        <w:spacing w:after="0" w:line="240" w:lineRule="auto"/>
        <w:ind w:left="1440" w:hanging="540"/>
        <w:rPr>
          <w:rFonts w:ascii="Times New Roman" w:hAnsi="Times New Roman" w:cs="Times New Roman"/>
        </w:rPr>
      </w:pPr>
    </w:p>
    <w:p w14:paraId="295D892B" w14:textId="1BD0A68D"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5257AB" w:rsidRPr="00976F6D">
        <w:rPr>
          <w:rFonts w:ascii="Times New Roman" w:hAnsi="Times New Roman" w:cs="Times New Roman"/>
        </w:rPr>
        <w:t xml:space="preserve">.5.4 </w:t>
      </w:r>
      <w:r w:rsidR="00C43BCF" w:rsidRPr="00976F6D">
        <w:rPr>
          <w:rFonts w:ascii="Times New Roman" w:hAnsi="Times New Roman" w:cs="Times New Roman"/>
        </w:rPr>
        <w:t xml:space="preserve">The contractor shall communicate with and provide </w:t>
      </w:r>
      <w:proofErr w:type="gramStart"/>
      <w:r w:rsidR="00C43BCF" w:rsidRPr="00976F6D">
        <w:rPr>
          <w:rFonts w:ascii="Times New Roman" w:hAnsi="Times New Roman" w:cs="Times New Roman"/>
        </w:rPr>
        <w:t>follow up</w:t>
      </w:r>
      <w:proofErr w:type="gramEnd"/>
      <w:r w:rsidR="00C43BCF" w:rsidRPr="00976F6D">
        <w:rPr>
          <w:rFonts w:ascii="Times New Roman" w:hAnsi="Times New Roman" w:cs="Times New Roman"/>
        </w:rPr>
        <w:t xml:space="preserve"> with the study lead </w:t>
      </w:r>
      <w:r w:rsidR="0047575A" w:rsidRPr="00976F6D">
        <w:rPr>
          <w:rFonts w:ascii="Times New Roman" w:hAnsi="Times New Roman" w:cs="Times New Roman"/>
        </w:rPr>
        <w:t xml:space="preserve">monitor </w:t>
      </w:r>
      <w:r w:rsidR="00C43BCF" w:rsidRPr="00976F6D">
        <w:rPr>
          <w:rFonts w:ascii="Times New Roman" w:hAnsi="Times New Roman" w:cs="Times New Roman"/>
        </w:rPr>
        <w:t xml:space="preserve">to answer all questions and issues prior to </w:t>
      </w:r>
      <w:proofErr w:type="gramStart"/>
      <w:r w:rsidR="00C43BCF" w:rsidRPr="00976F6D">
        <w:rPr>
          <w:rFonts w:ascii="Times New Roman" w:hAnsi="Times New Roman" w:cs="Times New Roman"/>
        </w:rPr>
        <w:t>visit</w:t>
      </w:r>
      <w:proofErr w:type="gramEnd"/>
      <w:r w:rsidR="00C43BCF" w:rsidRPr="00976F6D">
        <w:rPr>
          <w:rFonts w:ascii="Times New Roman" w:hAnsi="Times New Roman" w:cs="Times New Roman"/>
        </w:rPr>
        <w:t xml:space="preserve"> report approval and Summary for Investigator distribution to the intended recipients within current SOP/AMP requirement. </w:t>
      </w:r>
    </w:p>
    <w:p w14:paraId="04640DB1" w14:textId="77777777" w:rsidR="00C43BCF" w:rsidRPr="00976F6D" w:rsidRDefault="00C43BCF" w:rsidP="009830B6">
      <w:pPr>
        <w:tabs>
          <w:tab w:val="left" w:pos="2340"/>
          <w:tab w:val="left" w:pos="2880"/>
        </w:tabs>
        <w:spacing w:after="0" w:line="240" w:lineRule="auto"/>
        <w:ind w:left="1080"/>
        <w:contextualSpacing/>
        <w:rPr>
          <w:rFonts w:ascii="Times New Roman" w:hAnsi="Times New Roman" w:cs="Times New Roman"/>
        </w:rPr>
      </w:pPr>
    </w:p>
    <w:p w14:paraId="0D6DF554" w14:textId="4EBE97C3"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5257AB" w:rsidRPr="00976F6D">
        <w:rPr>
          <w:rFonts w:ascii="Times New Roman" w:hAnsi="Times New Roman" w:cs="Times New Roman"/>
        </w:rPr>
        <w:t xml:space="preserve">.5.5 </w:t>
      </w:r>
      <w:r w:rsidR="00C43BCF" w:rsidRPr="00976F6D">
        <w:rPr>
          <w:rFonts w:ascii="Times New Roman" w:hAnsi="Times New Roman" w:cs="Times New Roman"/>
        </w:rPr>
        <w:t>The contractor shall upload QA documents to the SMART portal which includes reports and follow-up summary</w:t>
      </w:r>
      <w:r w:rsidR="00C43BCF" w:rsidRPr="00976F6D">
        <w:rPr>
          <w:rFonts w:ascii="Times New Roman" w:hAnsi="Times New Roman" w:cs="Times New Roman"/>
          <w:b/>
          <w:bCs/>
          <w:iCs/>
        </w:rPr>
        <w:t xml:space="preserve"> </w:t>
      </w:r>
      <w:r w:rsidR="00C43BCF" w:rsidRPr="00976F6D">
        <w:rPr>
          <w:rFonts w:ascii="Times New Roman" w:hAnsi="Times New Roman" w:cs="Times New Roman"/>
        </w:rPr>
        <w:t>letter.</w:t>
      </w:r>
    </w:p>
    <w:p w14:paraId="4E694991" w14:textId="77777777" w:rsidR="00C43BCF" w:rsidRPr="00976F6D" w:rsidRDefault="00C43BCF" w:rsidP="009830B6">
      <w:pPr>
        <w:tabs>
          <w:tab w:val="left" w:pos="2340"/>
          <w:tab w:val="left" w:pos="2880"/>
        </w:tabs>
        <w:spacing w:after="0" w:line="240" w:lineRule="auto"/>
        <w:ind w:left="1080"/>
        <w:contextualSpacing/>
        <w:rPr>
          <w:rFonts w:ascii="Times New Roman" w:hAnsi="Times New Roman" w:cs="Times New Roman"/>
        </w:rPr>
      </w:pPr>
    </w:p>
    <w:p w14:paraId="38382667" w14:textId="04E7EBCA"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F94FE1">
        <w:rPr>
          <w:rFonts w:ascii="Times New Roman" w:hAnsi="Times New Roman" w:cs="Times New Roman"/>
        </w:rPr>
        <w:t>5.1</w:t>
      </w:r>
      <w:r w:rsidR="005257AB" w:rsidRPr="00F94FE1">
        <w:rPr>
          <w:rFonts w:ascii="Times New Roman" w:hAnsi="Times New Roman" w:cs="Times New Roman"/>
        </w:rPr>
        <w:t xml:space="preserve">.5.6 </w:t>
      </w:r>
      <w:r w:rsidR="00C43BCF" w:rsidRPr="00F94FE1">
        <w:rPr>
          <w:rFonts w:ascii="Times New Roman" w:hAnsi="Times New Roman" w:cs="Times New Roman"/>
        </w:rPr>
        <w:t xml:space="preserve">All reports and letters will be grammatically correct and sent to </w:t>
      </w:r>
      <w:proofErr w:type="gramStart"/>
      <w:r w:rsidR="00C43BCF" w:rsidRPr="00F94FE1">
        <w:rPr>
          <w:rFonts w:ascii="Times New Roman" w:hAnsi="Times New Roman" w:cs="Times New Roman"/>
        </w:rPr>
        <w:t>the SMART</w:t>
      </w:r>
      <w:proofErr w:type="gramEnd"/>
      <w:r w:rsidR="00C43BCF" w:rsidRPr="00F94FE1">
        <w:rPr>
          <w:rFonts w:ascii="Times New Roman" w:hAnsi="Times New Roman" w:cs="Times New Roman"/>
        </w:rPr>
        <w:t xml:space="preserve"> </w:t>
      </w:r>
      <w:r w:rsidR="00E1590E" w:rsidRPr="00F94FE1">
        <w:rPr>
          <w:rFonts w:ascii="Times New Roman" w:hAnsi="Times New Roman" w:cs="Times New Roman"/>
        </w:rPr>
        <w:t xml:space="preserve">for review and approval </w:t>
      </w:r>
      <w:r w:rsidR="00C43BCF" w:rsidRPr="00F94FE1">
        <w:rPr>
          <w:rFonts w:ascii="Times New Roman" w:hAnsi="Times New Roman" w:cs="Times New Roman"/>
        </w:rPr>
        <w:t>in the specified electronic format.</w:t>
      </w:r>
      <w:r w:rsidR="00E1590E" w:rsidRPr="00F94FE1">
        <w:rPr>
          <w:rFonts w:ascii="Times New Roman" w:hAnsi="Times New Roman" w:cs="Times New Roman"/>
        </w:rPr>
        <w:t xml:space="preserve">  If edits, corrections and feedback </w:t>
      </w:r>
      <w:r w:rsidR="00206E15" w:rsidRPr="00F94FE1">
        <w:rPr>
          <w:rFonts w:ascii="Times New Roman" w:hAnsi="Times New Roman" w:cs="Times New Roman"/>
        </w:rPr>
        <w:t xml:space="preserve">are required they </w:t>
      </w:r>
      <w:r w:rsidR="00E1590E" w:rsidRPr="00F94FE1">
        <w:rPr>
          <w:rFonts w:ascii="Times New Roman" w:hAnsi="Times New Roman" w:cs="Times New Roman"/>
        </w:rPr>
        <w:t xml:space="preserve">will be provided by </w:t>
      </w:r>
      <w:proofErr w:type="gramStart"/>
      <w:r w:rsidR="00E1590E" w:rsidRPr="00F94FE1">
        <w:rPr>
          <w:rFonts w:ascii="Times New Roman" w:hAnsi="Times New Roman" w:cs="Times New Roman"/>
        </w:rPr>
        <w:t>the SMART</w:t>
      </w:r>
      <w:proofErr w:type="gramEnd"/>
      <w:r w:rsidR="00E1590E" w:rsidRPr="00F94FE1">
        <w:rPr>
          <w:rFonts w:ascii="Times New Roman" w:hAnsi="Times New Roman" w:cs="Times New Roman"/>
        </w:rPr>
        <w:t xml:space="preserve"> Lead </w:t>
      </w:r>
      <w:r w:rsidR="00206E15" w:rsidRPr="00F94FE1">
        <w:rPr>
          <w:rFonts w:ascii="Times New Roman" w:hAnsi="Times New Roman" w:cs="Times New Roman"/>
        </w:rPr>
        <w:t xml:space="preserve">and </w:t>
      </w:r>
      <w:r w:rsidR="00E1590E" w:rsidRPr="00F94FE1">
        <w:rPr>
          <w:rFonts w:ascii="Times New Roman" w:hAnsi="Times New Roman" w:cs="Times New Roman"/>
        </w:rPr>
        <w:t xml:space="preserve">will </w:t>
      </w:r>
      <w:proofErr w:type="gramStart"/>
      <w:r w:rsidR="00E1590E" w:rsidRPr="00F94FE1">
        <w:rPr>
          <w:rFonts w:ascii="Times New Roman" w:hAnsi="Times New Roman" w:cs="Times New Roman"/>
        </w:rPr>
        <w:t>send</w:t>
      </w:r>
      <w:proofErr w:type="gramEnd"/>
      <w:r w:rsidR="00E1590E" w:rsidRPr="00F94FE1">
        <w:rPr>
          <w:rFonts w:ascii="Times New Roman" w:hAnsi="Times New Roman" w:cs="Times New Roman"/>
        </w:rPr>
        <w:t xml:space="preserve"> to CRQA prior to final distribution.  </w:t>
      </w:r>
      <w:r w:rsidR="00C37D5C" w:rsidRPr="00F94FE1">
        <w:rPr>
          <w:rFonts w:ascii="Times New Roman" w:hAnsi="Times New Roman" w:cs="Times New Roman"/>
        </w:rPr>
        <w:t xml:space="preserve">The CRQA's must immediately notify SMART Leadership/Chief/Lead of any </w:t>
      </w:r>
      <w:r w:rsidR="00C37D5C" w:rsidRPr="00F94FE1">
        <w:rPr>
          <w:rFonts w:ascii="Times New Roman" w:hAnsi="Times New Roman" w:cs="Times New Roman"/>
        </w:rPr>
        <w:lastRenderedPageBreak/>
        <w:t>serious or significant findings of noncompliance upon discovery while still onsite.</w:t>
      </w:r>
      <w:r w:rsidR="00F94FE1" w:rsidRPr="00F94FE1">
        <w:rPr>
          <w:rFonts w:ascii="Times New Roman" w:hAnsi="Times New Roman" w:cs="Times New Roman"/>
        </w:rPr>
        <w:t xml:space="preserve"> </w:t>
      </w:r>
      <w:r w:rsidR="00206E15" w:rsidRPr="00F94FE1">
        <w:rPr>
          <w:rFonts w:ascii="Times New Roman" w:hAnsi="Times New Roman" w:cs="Times New Roman"/>
        </w:rPr>
        <w:t>Rework will be at no cost to the Government.</w:t>
      </w:r>
    </w:p>
    <w:p w14:paraId="5D261861" w14:textId="77777777" w:rsidR="00C43BCF" w:rsidRPr="00976F6D" w:rsidRDefault="00C43BCF" w:rsidP="00A578EB">
      <w:pPr>
        <w:tabs>
          <w:tab w:val="left" w:pos="2340"/>
          <w:tab w:val="left" w:pos="2880"/>
        </w:tabs>
        <w:spacing w:after="0" w:line="240" w:lineRule="auto"/>
        <w:ind w:left="900"/>
        <w:contextualSpacing/>
        <w:rPr>
          <w:rFonts w:ascii="Times New Roman" w:hAnsi="Times New Roman" w:cs="Times New Roman"/>
        </w:rPr>
      </w:pPr>
    </w:p>
    <w:p w14:paraId="19822EB6" w14:textId="7A237000" w:rsidR="00C43BCF" w:rsidRPr="00976F6D" w:rsidRDefault="00AF6A9D" w:rsidP="00A578EB">
      <w:pPr>
        <w:spacing w:after="0" w:line="240" w:lineRule="auto"/>
        <w:ind w:left="360"/>
        <w:contextualSpacing/>
        <w:rPr>
          <w:rFonts w:ascii="Times New Roman" w:hAnsi="Times New Roman" w:cs="Times New Roman"/>
          <w:iCs/>
        </w:rPr>
      </w:pPr>
      <w:r w:rsidRPr="00976F6D">
        <w:rPr>
          <w:rFonts w:ascii="Times New Roman" w:hAnsi="Times New Roman" w:cs="Times New Roman"/>
          <w:iCs/>
        </w:rPr>
        <w:t>5</w:t>
      </w:r>
      <w:r w:rsidR="002B6B15" w:rsidRPr="00976F6D">
        <w:rPr>
          <w:rFonts w:ascii="Times New Roman" w:hAnsi="Times New Roman" w:cs="Times New Roman"/>
          <w:iCs/>
        </w:rPr>
        <w:t xml:space="preserve">.2 </w:t>
      </w:r>
      <w:r w:rsidR="00A311CD" w:rsidRPr="00976F6D">
        <w:rPr>
          <w:rFonts w:ascii="Times New Roman" w:hAnsi="Times New Roman" w:cs="Times New Roman"/>
          <w:bCs/>
          <w:iCs/>
        </w:rPr>
        <w:t xml:space="preserve">[CLIN </w:t>
      </w:r>
      <w:r w:rsidR="00A311CD">
        <w:rPr>
          <w:rFonts w:ascii="Times New Roman" w:hAnsi="Times New Roman" w:cs="Times New Roman"/>
          <w:bCs/>
          <w:iCs/>
        </w:rPr>
        <w:t>000</w:t>
      </w:r>
      <w:r w:rsidR="00A311CD" w:rsidRPr="00976F6D">
        <w:rPr>
          <w:rFonts w:ascii="Times New Roman" w:hAnsi="Times New Roman" w:cs="Times New Roman"/>
          <w:bCs/>
          <w:iCs/>
        </w:rPr>
        <w:t>1</w:t>
      </w:r>
      <w:r w:rsidR="00A311CD">
        <w:rPr>
          <w:rFonts w:ascii="Times New Roman" w:hAnsi="Times New Roman" w:cs="Times New Roman"/>
          <w:bCs/>
          <w:iCs/>
        </w:rPr>
        <w:t>, 1001, 2001</w:t>
      </w:r>
      <w:r w:rsidR="00A311CD" w:rsidRPr="00976F6D">
        <w:rPr>
          <w:rFonts w:ascii="Times New Roman" w:hAnsi="Times New Roman" w:cs="Times New Roman"/>
          <w:bCs/>
          <w:iCs/>
        </w:rPr>
        <w:t xml:space="preserve">] </w:t>
      </w:r>
      <w:r w:rsidR="00C43BCF" w:rsidRPr="00976F6D">
        <w:rPr>
          <w:rFonts w:ascii="Times New Roman" w:hAnsi="Times New Roman" w:cs="Times New Roman"/>
          <w:iCs/>
        </w:rPr>
        <w:t xml:space="preserve">Task 2 – CRQA Visits without pre and post work (INCLUDES PORTAL-TO-PORTAL TRAVEL TIME) </w:t>
      </w:r>
    </w:p>
    <w:p w14:paraId="3246BE0E" w14:textId="77777777" w:rsidR="00F84FBA" w:rsidRPr="009557D5" w:rsidRDefault="00F84FBA" w:rsidP="00A578EB">
      <w:pPr>
        <w:spacing w:after="0" w:line="240" w:lineRule="auto"/>
        <w:ind w:left="360"/>
        <w:contextualSpacing/>
        <w:rPr>
          <w:rFonts w:ascii="Times New Roman" w:hAnsi="Times New Roman" w:cs="Times New Roman"/>
          <w:b/>
          <w:bCs/>
        </w:rPr>
      </w:pPr>
    </w:p>
    <w:p w14:paraId="5EF5F2EE" w14:textId="5B670E18" w:rsidR="00C43BCF" w:rsidRPr="00976F6D" w:rsidRDefault="0055682D" w:rsidP="0055682D">
      <w:pPr>
        <w:spacing w:after="0" w:line="240" w:lineRule="auto"/>
        <w:ind w:left="720"/>
        <w:contextualSpacing/>
        <w:rPr>
          <w:rFonts w:ascii="Times New Roman" w:hAnsi="Times New Roman" w:cs="Times New Roman"/>
          <w:bCs/>
        </w:rPr>
      </w:pPr>
      <w:r w:rsidRPr="00976F6D">
        <w:rPr>
          <w:rFonts w:ascii="Times New Roman" w:hAnsi="Times New Roman" w:cs="Times New Roman"/>
          <w:bCs/>
        </w:rPr>
        <w:t>5</w:t>
      </w:r>
      <w:r w:rsidR="00F845E8" w:rsidRPr="00976F6D">
        <w:rPr>
          <w:rFonts w:ascii="Times New Roman" w:hAnsi="Times New Roman" w:cs="Times New Roman"/>
          <w:bCs/>
        </w:rPr>
        <w:t xml:space="preserve">.2.1 </w:t>
      </w:r>
      <w:r w:rsidR="00C43BCF" w:rsidRPr="00976F6D">
        <w:rPr>
          <w:rFonts w:ascii="Times New Roman" w:hAnsi="Times New Roman" w:cs="Times New Roman"/>
          <w:bCs/>
        </w:rPr>
        <w:t>Subtask 2a – Support of another CRQA conducting CRQA visits - one to four days on site</w:t>
      </w:r>
      <w:r w:rsidR="001B5BAF" w:rsidRPr="00976F6D">
        <w:rPr>
          <w:rFonts w:ascii="Times New Roman" w:hAnsi="Times New Roman" w:cs="Times New Roman"/>
          <w:bCs/>
        </w:rPr>
        <w:t xml:space="preserve"> (or Virtual Equivalent)</w:t>
      </w:r>
    </w:p>
    <w:p w14:paraId="1C75781E" w14:textId="77777777" w:rsidR="00C43BCF" w:rsidRPr="00976F6D" w:rsidRDefault="00C43BCF" w:rsidP="00A578EB">
      <w:pPr>
        <w:spacing w:after="0" w:line="240" w:lineRule="auto"/>
        <w:ind w:left="720"/>
        <w:contextualSpacing/>
        <w:rPr>
          <w:rFonts w:ascii="Times New Roman" w:hAnsi="Times New Roman" w:cs="Times New Roman"/>
        </w:rPr>
      </w:pPr>
    </w:p>
    <w:p w14:paraId="618DE0B3" w14:textId="14106666" w:rsidR="00C43BCF" w:rsidRPr="009557D5" w:rsidRDefault="00F50E7F" w:rsidP="005146F9">
      <w:pPr>
        <w:spacing w:after="0" w:line="240" w:lineRule="auto"/>
        <w:ind w:left="1080"/>
        <w:rPr>
          <w:rFonts w:ascii="Times New Roman" w:hAnsi="Times New Roman" w:cs="Times New Roman"/>
        </w:rPr>
      </w:pPr>
      <w:r w:rsidRPr="00976F6D">
        <w:rPr>
          <w:rFonts w:ascii="Times New Roman" w:hAnsi="Times New Roman" w:cs="Times New Roman"/>
        </w:rPr>
        <w:t>5.</w:t>
      </w:r>
      <w:r w:rsidR="00F845E8" w:rsidRPr="00976F6D">
        <w:rPr>
          <w:rFonts w:ascii="Times New Roman" w:hAnsi="Times New Roman" w:cs="Times New Roman"/>
        </w:rPr>
        <w:t xml:space="preserve">2.1.1 </w:t>
      </w:r>
      <w:r w:rsidR="00C43BCF" w:rsidRPr="00976F6D">
        <w:rPr>
          <w:rFonts w:ascii="Times New Roman" w:hAnsi="Times New Roman" w:cs="Times New Roman"/>
        </w:rPr>
        <w:t xml:space="preserve">The CRQA may support another CRQA in conducting site Monitoring visits at the request of the Lead </w:t>
      </w:r>
      <w:r w:rsidR="00C43BCF" w:rsidRPr="009557D5">
        <w:rPr>
          <w:rFonts w:ascii="Times New Roman" w:hAnsi="Times New Roman" w:cs="Times New Roman"/>
        </w:rPr>
        <w:t xml:space="preserve">CRQA or SMART Leadership. For example, this may include providing support to the lead monitor during a site visit, most often during a monitoring visit, or training as a new monitor on conducting site visits.  </w:t>
      </w:r>
    </w:p>
    <w:p w14:paraId="1AF23003" w14:textId="77777777" w:rsidR="00C43BCF" w:rsidRPr="009557D5" w:rsidRDefault="00C43BCF" w:rsidP="005146F9">
      <w:pPr>
        <w:spacing w:after="0" w:line="240" w:lineRule="auto"/>
        <w:ind w:left="1080"/>
        <w:rPr>
          <w:rFonts w:ascii="Times New Roman" w:hAnsi="Times New Roman" w:cs="Times New Roman"/>
        </w:rPr>
      </w:pPr>
    </w:p>
    <w:p w14:paraId="582895AA" w14:textId="474A0940" w:rsidR="00C43BCF" w:rsidRPr="009557D5" w:rsidRDefault="00F50E7F" w:rsidP="005146F9">
      <w:pPr>
        <w:spacing w:after="0" w:line="240" w:lineRule="auto"/>
        <w:ind w:left="1080"/>
        <w:rPr>
          <w:rFonts w:ascii="Times New Roman" w:hAnsi="Times New Roman" w:cs="Times New Roman"/>
        </w:rPr>
      </w:pPr>
      <w:r>
        <w:rPr>
          <w:rFonts w:ascii="Times New Roman" w:hAnsi="Times New Roman" w:cs="Times New Roman"/>
        </w:rPr>
        <w:t>5.</w:t>
      </w:r>
      <w:r w:rsidR="00F845E8">
        <w:rPr>
          <w:rFonts w:ascii="Times New Roman" w:hAnsi="Times New Roman" w:cs="Times New Roman"/>
        </w:rPr>
        <w:t xml:space="preserve">2.1.2 </w:t>
      </w:r>
      <w:r w:rsidR="00C43BCF" w:rsidRPr="009557D5">
        <w:rPr>
          <w:rFonts w:ascii="Times New Roman" w:hAnsi="Times New Roman" w:cs="Times New Roman"/>
        </w:rPr>
        <w:t>The supporting monitor is not responsible for the pre work such as scheduling visits, pre visit log reviews, developing special tools for the visit, or any of the post work such as visit summary, visit report, summary attachments or post monitoring communication between site and lead.   In summary – support of another monitor - requires no pre or post work but does include travel and actions conducted at the site.</w:t>
      </w:r>
    </w:p>
    <w:p w14:paraId="28028BE7" w14:textId="77777777" w:rsidR="00C43BCF" w:rsidRPr="009557D5" w:rsidRDefault="00C43BCF" w:rsidP="00A578EB">
      <w:pPr>
        <w:spacing w:after="0" w:line="240" w:lineRule="auto"/>
        <w:ind w:left="360"/>
        <w:rPr>
          <w:rFonts w:ascii="Times New Roman" w:hAnsi="Times New Roman" w:cs="Times New Roman"/>
        </w:rPr>
      </w:pPr>
    </w:p>
    <w:p w14:paraId="04BDDB0A" w14:textId="5803169B" w:rsidR="001B5BAF" w:rsidRPr="002853E8" w:rsidRDefault="00F50E7F" w:rsidP="005146F9">
      <w:pPr>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2.2 </w:t>
      </w:r>
      <w:r w:rsidR="00C43BCF" w:rsidRPr="00976F6D">
        <w:rPr>
          <w:rFonts w:ascii="Times New Roman" w:hAnsi="Times New Roman" w:cs="Times New Roman"/>
          <w:bCs/>
          <w:iCs/>
        </w:rPr>
        <w:t>Subtask 2b –</w:t>
      </w:r>
      <w:r w:rsidR="00C43BCF" w:rsidRPr="002853E8">
        <w:rPr>
          <w:rFonts w:ascii="Times New Roman" w:hAnsi="Times New Roman" w:cs="Times New Roman"/>
          <w:bCs/>
          <w:iCs/>
        </w:rPr>
        <w:t xml:space="preserve"> Support of study kickoff, annual, program meetings or training - one to four days on site</w:t>
      </w:r>
      <w:r w:rsidR="001B5BAF" w:rsidRPr="002853E8">
        <w:rPr>
          <w:rFonts w:ascii="Times New Roman" w:hAnsi="Times New Roman" w:cs="Times New Roman"/>
          <w:bCs/>
          <w:iCs/>
        </w:rPr>
        <w:t xml:space="preserve"> (or Virtual Equivalent)</w:t>
      </w:r>
    </w:p>
    <w:p w14:paraId="0288B201" w14:textId="77777777" w:rsidR="00C43BCF" w:rsidRPr="009557D5" w:rsidRDefault="00C43BCF" w:rsidP="00A578EB">
      <w:pPr>
        <w:spacing w:after="0" w:line="240" w:lineRule="auto"/>
        <w:contextualSpacing/>
        <w:rPr>
          <w:rFonts w:ascii="Times New Roman" w:hAnsi="Times New Roman" w:cs="Times New Roman"/>
          <w:iCs/>
        </w:rPr>
      </w:pPr>
    </w:p>
    <w:p w14:paraId="512179A6" w14:textId="0B0002DF" w:rsidR="00C43BCF" w:rsidRPr="009557D5" w:rsidRDefault="00F50E7F" w:rsidP="005871B4">
      <w:pPr>
        <w:tabs>
          <w:tab w:val="left" w:pos="900"/>
          <w:tab w:val="left" w:pos="1080"/>
        </w:tabs>
        <w:spacing w:after="0" w:line="240" w:lineRule="auto"/>
        <w:ind w:left="1080"/>
        <w:contextualSpacing/>
        <w:rPr>
          <w:rFonts w:ascii="Times New Roman" w:hAnsi="Times New Roman" w:cs="Times New Roman"/>
        </w:rPr>
      </w:pPr>
      <w:r>
        <w:rPr>
          <w:rFonts w:ascii="Times New Roman" w:hAnsi="Times New Roman" w:cs="Times New Roman"/>
        </w:rPr>
        <w:t>5.</w:t>
      </w:r>
      <w:r w:rsidR="002853E8">
        <w:rPr>
          <w:rFonts w:ascii="Times New Roman" w:hAnsi="Times New Roman" w:cs="Times New Roman"/>
        </w:rPr>
        <w:t xml:space="preserve">2.2.1 </w:t>
      </w:r>
      <w:r w:rsidR="00C43BCF" w:rsidRPr="009557D5">
        <w:rPr>
          <w:rFonts w:ascii="Times New Roman" w:hAnsi="Times New Roman" w:cs="Times New Roman"/>
        </w:rPr>
        <w:t xml:space="preserve">The contractor may be required to attend or present at study kickoff meetings, annual meetings or other meetings at the direction of the Lead </w:t>
      </w:r>
      <w:r w:rsidR="001B5BAF" w:rsidRPr="009557D5">
        <w:rPr>
          <w:rFonts w:ascii="Times New Roman" w:hAnsi="Times New Roman" w:cs="Times New Roman"/>
        </w:rPr>
        <w:t>study monitor</w:t>
      </w:r>
      <w:r w:rsidR="00C43BCF" w:rsidRPr="009557D5">
        <w:rPr>
          <w:rFonts w:ascii="Times New Roman" w:hAnsi="Times New Roman" w:cs="Times New Roman"/>
        </w:rPr>
        <w:t xml:space="preserve"> or SMART Leadership</w:t>
      </w:r>
    </w:p>
    <w:p w14:paraId="0C44B25F" w14:textId="77777777" w:rsidR="00C43BCF" w:rsidRPr="009557D5" w:rsidRDefault="00C43BCF" w:rsidP="005871B4">
      <w:pPr>
        <w:tabs>
          <w:tab w:val="left" w:pos="900"/>
          <w:tab w:val="left" w:pos="1080"/>
        </w:tabs>
        <w:spacing w:after="0" w:line="240" w:lineRule="auto"/>
        <w:ind w:left="1080"/>
        <w:contextualSpacing/>
        <w:rPr>
          <w:rFonts w:ascii="Times New Roman" w:hAnsi="Times New Roman" w:cs="Times New Roman"/>
        </w:rPr>
      </w:pPr>
    </w:p>
    <w:p w14:paraId="427BA18E" w14:textId="413D0F10" w:rsidR="00C43BCF" w:rsidRPr="009557D5" w:rsidRDefault="004930A0" w:rsidP="005871B4">
      <w:pPr>
        <w:tabs>
          <w:tab w:val="left" w:pos="1080"/>
        </w:tabs>
        <w:spacing w:after="0" w:line="240" w:lineRule="auto"/>
        <w:ind w:left="1080"/>
        <w:contextualSpacing/>
        <w:rPr>
          <w:rFonts w:ascii="Times New Roman" w:hAnsi="Times New Roman" w:cs="Times New Roman"/>
        </w:rPr>
      </w:pPr>
      <w:r>
        <w:rPr>
          <w:rFonts w:ascii="Times New Roman" w:hAnsi="Times New Roman" w:cs="Times New Roman"/>
        </w:rPr>
        <w:t>5.</w:t>
      </w:r>
      <w:r w:rsidR="002853E8">
        <w:rPr>
          <w:rFonts w:ascii="Times New Roman" w:hAnsi="Times New Roman" w:cs="Times New Roman"/>
        </w:rPr>
        <w:t xml:space="preserve">2.2.2 </w:t>
      </w:r>
      <w:r w:rsidR="00C43BCF" w:rsidRPr="009557D5">
        <w:rPr>
          <w:rFonts w:ascii="Times New Roman" w:hAnsi="Times New Roman" w:cs="Times New Roman"/>
        </w:rPr>
        <w:t>The contract</w:t>
      </w:r>
      <w:r w:rsidR="001B5BAF" w:rsidRPr="009557D5">
        <w:rPr>
          <w:rFonts w:ascii="Times New Roman" w:hAnsi="Times New Roman" w:cs="Times New Roman"/>
        </w:rPr>
        <w:t>or may be required to attend in-</w:t>
      </w:r>
      <w:r w:rsidR="00C43BCF" w:rsidRPr="009557D5">
        <w:rPr>
          <w:rFonts w:ascii="Times New Roman" w:hAnsi="Times New Roman" w:cs="Times New Roman"/>
        </w:rPr>
        <w:t xml:space="preserve">house </w:t>
      </w:r>
      <w:r w:rsidR="001B5BAF" w:rsidRPr="009557D5">
        <w:rPr>
          <w:rFonts w:ascii="Times New Roman" w:hAnsi="Times New Roman" w:cs="Times New Roman"/>
          <w:i/>
          <w:iCs/>
        </w:rPr>
        <w:t>(or Virtual Equivalent)</w:t>
      </w:r>
      <w:r w:rsidR="001B5BAF" w:rsidRPr="009557D5">
        <w:rPr>
          <w:rFonts w:ascii="Times New Roman" w:hAnsi="Times New Roman" w:cs="Times New Roman"/>
        </w:rPr>
        <w:t xml:space="preserve"> </w:t>
      </w:r>
      <w:r w:rsidR="00C43BCF" w:rsidRPr="009557D5">
        <w:rPr>
          <w:rFonts w:ascii="Times New Roman" w:hAnsi="Times New Roman" w:cs="Times New Roman"/>
        </w:rPr>
        <w:t xml:space="preserve">training or perform </w:t>
      </w:r>
      <w:r w:rsidR="008772BF" w:rsidRPr="00976F6D">
        <w:rPr>
          <w:rFonts w:ascii="Times New Roman" w:hAnsi="Times New Roman" w:cs="Times New Roman"/>
          <w:bCs/>
          <w:iCs/>
        </w:rPr>
        <w:t xml:space="preserve">Program Quality Support </w:t>
      </w:r>
      <w:r w:rsidR="008772BF">
        <w:rPr>
          <w:rFonts w:ascii="Times New Roman" w:hAnsi="Times New Roman" w:cs="Times New Roman"/>
          <w:bCs/>
          <w:iCs/>
        </w:rPr>
        <w:t>(</w:t>
      </w:r>
      <w:r w:rsidR="001B5BAF" w:rsidRPr="009557D5">
        <w:rPr>
          <w:rFonts w:ascii="Times New Roman" w:hAnsi="Times New Roman" w:cs="Times New Roman"/>
        </w:rPr>
        <w:t>P</w:t>
      </w:r>
      <w:r w:rsidR="00C43BCF" w:rsidRPr="009557D5">
        <w:rPr>
          <w:rFonts w:ascii="Times New Roman" w:hAnsi="Times New Roman" w:cs="Times New Roman"/>
        </w:rPr>
        <w:t>Q</w:t>
      </w:r>
      <w:r w:rsidR="001B5BAF" w:rsidRPr="009557D5">
        <w:rPr>
          <w:rFonts w:ascii="Times New Roman" w:hAnsi="Times New Roman" w:cs="Times New Roman"/>
        </w:rPr>
        <w:t>S</w:t>
      </w:r>
      <w:r w:rsidR="008772BF">
        <w:rPr>
          <w:rFonts w:ascii="Times New Roman" w:hAnsi="Times New Roman" w:cs="Times New Roman"/>
        </w:rPr>
        <w:t>)</w:t>
      </w:r>
      <w:r w:rsidR="00C43BCF" w:rsidRPr="009557D5">
        <w:rPr>
          <w:rFonts w:ascii="Times New Roman" w:hAnsi="Times New Roman" w:cs="Times New Roman"/>
        </w:rPr>
        <w:t xml:space="preserve"> tasks </w:t>
      </w:r>
      <w:proofErr w:type="gramStart"/>
      <w:r w:rsidR="00C43BCF" w:rsidRPr="009557D5">
        <w:rPr>
          <w:rFonts w:ascii="Times New Roman" w:hAnsi="Times New Roman" w:cs="Times New Roman"/>
        </w:rPr>
        <w:t>at</w:t>
      </w:r>
      <w:proofErr w:type="gramEnd"/>
      <w:r w:rsidR="00C43BCF" w:rsidRPr="009557D5">
        <w:rPr>
          <w:rFonts w:ascii="Times New Roman" w:hAnsi="Times New Roman" w:cs="Times New Roman"/>
        </w:rPr>
        <w:t xml:space="preserve"> the direction of the SMART Leadership. </w:t>
      </w:r>
    </w:p>
    <w:p w14:paraId="1BF1A386" w14:textId="77777777" w:rsidR="00C43BCF" w:rsidRPr="009557D5" w:rsidRDefault="00C43BCF" w:rsidP="00A578EB">
      <w:pPr>
        <w:spacing w:after="0" w:line="240" w:lineRule="auto"/>
        <w:ind w:left="720"/>
        <w:rPr>
          <w:rFonts w:ascii="Times New Roman" w:hAnsi="Times New Roman" w:cs="Times New Roman"/>
        </w:rPr>
      </w:pPr>
    </w:p>
    <w:p w14:paraId="201B047A" w14:textId="2621FF15" w:rsidR="00FD0C5B" w:rsidRPr="00976F6D" w:rsidRDefault="0055682D" w:rsidP="0055682D">
      <w:pPr>
        <w:spacing w:after="0" w:line="240" w:lineRule="auto"/>
        <w:ind w:left="360"/>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 </w:t>
      </w:r>
      <w:r w:rsidR="004775FB" w:rsidRPr="00976F6D">
        <w:rPr>
          <w:rFonts w:ascii="Times New Roman" w:hAnsi="Times New Roman" w:cs="Times New Roman"/>
          <w:bCs/>
          <w:iCs/>
        </w:rPr>
        <w:t xml:space="preserve">[CLIN </w:t>
      </w:r>
      <w:r w:rsidR="0018244E">
        <w:rPr>
          <w:rFonts w:ascii="Times New Roman" w:hAnsi="Times New Roman" w:cs="Times New Roman"/>
          <w:bCs/>
          <w:iCs/>
        </w:rPr>
        <w:t>000</w:t>
      </w:r>
      <w:r w:rsidR="00D565CC">
        <w:rPr>
          <w:rFonts w:ascii="Times New Roman" w:hAnsi="Times New Roman" w:cs="Times New Roman"/>
          <w:bCs/>
          <w:iCs/>
        </w:rPr>
        <w:t>2</w:t>
      </w:r>
      <w:r w:rsidR="0018244E">
        <w:rPr>
          <w:rFonts w:ascii="Times New Roman" w:hAnsi="Times New Roman" w:cs="Times New Roman"/>
          <w:bCs/>
          <w:iCs/>
        </w:rPr>
        <w:t>, 100</w:t>
      </w:r>
      <w:r w:rsidR="00D565CC">
        <w:rPr>
          <w:rFonts w:ascii="Times New Roman" w:hAnsi="Times New Roman" w:cs="Times New Roman"/>
          <w:bCs/>
          <w:iCs/>
        </w:rPr>
        <w:t>2</w:t>
      </w:r>
      <w:r w:rsidR="0018244E">
        <w:rPr>
          <w:rFonts w:ascii="Times New Roman" w:hAnsi="Times New Roman" w:cs="Times New Roman"/>
          <w:bCs/>
          <w:iCs/>
        </w:rPr>
        <w:t>, 200</w:t>
      </w:r>
      <w:r w:rsidR="00D565CC">
        <w:rPr>
          <w:rFonts w:ascii="Times New Roman" w:hAnsi="Times New Roman" w:cs="Times New Roman"/>
          <w:bCs/>
          <w:iCs/>
        </w:rPr>
        <w:t>2</w:t>
      </w:r>
      <w:r w:rsidR="004775FB" w:rsidRPr="00976F6D">
        <w:rPr>
          <w:rFonts w:ascii="Times New Roman" w:hAnsi="Times New Roman" w:cs="Times New Roman"/>
          <w:bCs/>
          <w:iCs/>
        </w:rPr>
        <w:t xml:space="preserve">] Task 3 – GCP </w:t>
      </w:r>
      <w:r w:rsidR="00A053D9" w:rsidRPr="00976F6D">
        <w:rPr>
          <w:rFonts w:ascii="Times New Roman" w:hAnsi="Times New Roman" w:cs="Times New Roman"/>
          <w:bCs/>
          <w:iCs/>
        </w:rPr>
        <w:t>PQS to</w:t>
      </w:r>
      <w:r w:rsidR="004775FB" w:rsidRPr="00976F6D">
        <w:rPr>
          <w:rFonts w:ascii="Times New Roman" w:hAnsi="Times New Roman" w:cs="Times New Roman"/>
          <w:bCs/>
          <w:iCs/>
        </w:rPr>
        <w:t xml:space="preserve"> the VA Cooperative Studies Program Hourly; no travel required</w:t>
      </w:r>
    </w:p>
    <w:p w14:paraId="67E3E263" w14:textId="77777777" w:rsidR="005B2F51" w:rsidRPr="00976F6D" w:rsidRDefault="005B2F51" w:rsidP="00B563CC">
      <w:pPr>
        <w:tabs>
          <w:tab w:val="left" w:pos="900"/>
          <w:tab w:val="left" w:pos="1440"/>
        </w:tabs>
        <w:spacing w:after="0" w:line="240" w:lineRule="auto"/>
        <w:ind w:left="720"/>
        <w:contextualSpacing/>
        <w:rPr>
          <w:rFonts w:ascii="Times New Roman" w:hAnsi="Times New Roman" w:cs="Times New Roman"/>
          <w:bCs/>
          <w:iCs/>
        </w:rPr>
      </w:pPr>
    </w:p>
    <w:p w14:paraId="47878A05" w14:textId="6A5A8F1A"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.3.1 </w:t>
      </w:r>
      <w:r w:rsidR="004775FB" w:rsidRPr="00976F6D">
        <w:rPr>
          <w:rFonts w:ascii="Times New Roman" w:hAnsi="Times New Roman" w:cs="Times New Roman"/>
          <w:bCs/>
          <w:iCs/>
        </w:rPr>
        <w:t xml:space="preserve">Subtask 3a – Create </w:t>
      </w:r>
      <w:r w:rsidR="00A137FC">
        <w:rPr>
          <w:rFonts w:ascii="Times New Roman" w:hAnsi="Times New Roman" w:cs="Times New Roman"/>
          <w:bCs/>
          <w:iCs/>
        </w:rPr>
        <w:t xml:space="preserve">Study Specific </w:t>
      </w:r>
      <w:r w:rsidR="004775FB" w:rsidRPr="00976F6D">
        <w:rPr>
          <w:rFonts w:ascii="Times New Roman" w:hAnsi="Times New Roman" w:cs="Times New Roman"/>
          <w:bCs/>
          <w:iCs/>
        </w:rPr>
        <w:t>site visit tools</w:t>
      </w:r>
      <w:r w:rsidR="00A137FC">
        <w:rPr>
          <w:rFonts w:ascii="Times New Roman" w:hAnsi="Times New Roman" w:cs="Times New Roman"/>
          <w:bCs/>
          <w:iCs/>
        </w:rPr>
        <w:t xml:space="preserve"> </w:t>
      </w:r>
    </w:p>
    <w:p w14:paraId="35C6C985" w14:textId="77777777" w:rsidR="004775FB" w:rsidRPr="00976F6D" w:rsidRDefault="004775FB" w:rsidP="007E19B6">
      <w:pPr>
        <w:tabs>
          <w:tab w:val="left" w:pos="900"/>
          <w:tab w:val="left" w:pos="1440"/>
        </w:tabs>
        <w:spacing w:after="0" w:line="240" w:lineRule="auto"/>
        <w:ind w:left="720"/>
        <w:contextualSpacing/>
        <w:rPr>
          <w:rFonts w:ascii="Times New Roman" w:hAnsi="Times New Roman" w:cs="Times New Roman"/>
          <w:bCs/>
          <w:iCs/>
        </w:rPr>
      </w:pPr>
    </w:p>
    <w:p w14:paraId="262DB5C8" w14:textId="543F8549"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.3.2 </w:t>
      </w:r>
      <w:r w:rsidR="004775FB" w:rsidRPr="00976F6D">
        <w:rPr>
          <w:rFonts w:ascii="Times New Roman" w:hAnsi="Times New Roman" w:cs="Times New Roman"/>
          <w:bCs/>
          <w:iCs/>
        </w:rPr>
        <w:t>Subtask 3b – Develop GCP tools for use by participating sites</w:t>
      </w:r>
    </w:p>
    <w:p w14:paraId="42A3718E" w14:textId="77777777" w:rsidR="004775FB" w:rsidRPr="00976F6D" w:rsidRDefault="004775FB" w:rsidP="007E19B6">
      <w:pPr>
        <w:tabs>
          <w:tab w:val="left" w:pos="900"/>
          <w:tab w:val="left" w:pos="1440"/>
        </w:tabs>
        <w:spacing w:after="0" w:line="240" w:lineRule="auto"/>
        <w:ind w:left="720"/>
        <w:contextualSpacing/>
        <w:rPr>
          <w:rFonts w:ascii="Times New Roman" w:hAnsi="Times New Roman" w:cs="Times New Roman"/>
          <w:bCs/>
          <w:iCs/>
        </w:rPr>
      </w:pPr>
    </w:p>
    <w:p w14:paraId="13481B65" w14:textId="42D88F4D"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.3.3 </w:t>
      </w:r>
      <w:r w:rsidR="004775FB" w:rsidRPr="00976F6D">
        <w:rPr>
          <w:rFonts w:ascii="Times New Roman" w:hAnsi="Times New Roman" w:cs="Times New Roman"/>
          <w:bCs/>
          <w:iCs/>
        </w:rPr>
        <w:t>Subtask 3c – Design data from casebooks for organizing patient files at investigative sites</w:t>
      </w:r>
    </w:p>
    <w:p w14:paraId="504FBE1E" w14:textId="77777777" w:rsidR="004775FB" w:rsidRPr="00976F6D" w:rsidRDefault="004775FB" w:rsidP="00B563CC">
      <w:pPr>
        <w:tabs>
          <w:tab w:val="left" w:pos="900"/>
          <w:tab w:val="left" w:pos="1440"/>
        </w:tabs>
        <w:spacing w:after="0" w:line="240" w:lineRule="auto"/>
        <w:ind w:left="720"/>
        <w:contextualSpacing/>
        <w:rPr>
          <w:rFonts w:ascii="Times New Roman" w:hAnsi="Times New Roman" w:cs="Times New Roman"/>
          <w:bCs/>
          <w:iCs/>
        </w:rPr>
      </w:pPr>
    </w:p>
    <w:p w14:paraId="1E3D693B" w14:textId="0F6266DE"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.3.4 </w:t>
      </w:r>
      <w:r w:rsidR="004775FB" w:rsidRPr="00976F6D">
        <w:rPr>
          <w:rFonts w:ascii="Times New Roman" w:hAnsi="Times New Roman" w:cs="Times New Roman"/>
          <w:bCs/>
          <w:iCs/>
        </w:rPr>
        <w:t>Subtask 3d – Develop requirements, procedures and guidance for source documentation of key study data within each trial</w:t>
      </w:r>
    </w:p>
    <w:p w14:paraId="2699F172" w14:textId="77777777" w:rsidR="00C63C44" w:rsidRPr="00976F6D" w:rsidRDefault="00C63C44" w:rsidP="00A578EB">
      <w:pPr>
        <w:spacing w:after="0" w:line="240" w:lineRule="auto"/>
        <w:contextualSpacing/>
        <w:rPr>
          <w:rFonts w:ascii="Times New Roman" w:hAnsi="Times New Roman" w:cs="Times New Roman"/>
          <w:b/>
          <w:i/>
          <w:iCs/>
        </w:rPr>
      </w:pPr>
    </w:p>
    <w:p w14:paraId="117A60F7" w14:textId="57C4C85E" w:rsidR="005B54AA" w:rsidRPr="005B2F51" w:rsidRDefault="004930A0" w:rsidP="005B2F51">
      <w:pPr>
        <w:spacing w:after="0" w:line="240" w:lineRule="auto"/>
        <w:ind w:left="720"/>
        <w:contextualSpacing/>
        <w:rPr>
          <w:rFonts w:ascii="Times New Roman" w:hAnsi="Times New Roman" w:cs="Times New Roman"/>
          <w:bCs/>
        </w:rPr>
      </w:pPr>
      <w:r w:rsidRPr="005B2F51">
        <w:rPr>
          <w:rFonts w:ascii="Times New Roman" w:hAnsi="Times New Roman" w:cs="Times New Roman"/>
          <w:bCs/>
        </w:rPr>
        <w:t>5</w:t>
      </w:r>
      <w:r w:rsidR="002853E8" w:rsidRPr="005B2F51">
        <w:rPr>
          <w:rFonts w:ascii="Times New Roman" w:hAnsi="Times New Roman" w:cs="Times New Roman"/>
          <w:bCs/>
        </w:rPr>
        <w:t xml:space="preserve">.3.5 </w:t>
      </w:r>
      <w:r w:rsidR="00C63C44" w:rsidRPr="005B2F51">
        <w:rPr>
          <w:rFonts w:ascii="Times New Roman" w:hAnsi="Times New Roman" w:cs="Times New Roman"/>
          <w:bCs/>
        </w:rPr>
        <w:t xml:space="preserve">Subtask 3e – Off-Site records review of key critical data in support of risk-based integrated monitoring.  Does not include off-site record review related to the preparation for “CLIN 1 &amp; 2 On-site (or virtual equivalent) Visits with Pre and Post Activities”.  </w:t>
      </w:r>
      <w:r w:rsidR="00B154C2" w:rsidRPr="005B2F51">
        <w:rPr>
          <w:rFonts w:ascii="Times New Roman" w:hAnsi="Times New Roman" w:cs="Times New Roman"/>
          <w:bCs/>
        </w:rPr>
        <w:t xml:space="preserve">This subtask </w:t>
      </w:r>
      <w:r w:rsidR="005B54AA" w:rsidRPr="005B2F51">
        <w:rPr>
          <w:rFonts w:ascii="Times New Roman" w:hAnsi="Times New Roman" w:cs="Times New Roman"/>
          <w:bCs/>
        </w:rPr>
        <w:t xml:space="preserve">includes but </w:t>
      </w:r>
      <w:r w:rsidR="00B154C2" w:rsidRPr="005B2F51">
        <w:rPr>
          <w:rFonts w:ascii="Times New Roman" w:hAnsi="Times New Roman" w:cs="Times New Roman"/>
          <w:bCs/>
        </w:rPr>
        <w:t xml:space="preserve">is </w:t>
      </w:r>
      <w:r w:rsidR="005B54AA" w:rsidRPr="005B2F51">
        <w:rPr>
          <w:rFonts w:ascii="Times New Roman" w:hAnsi="Times New Roman" w:cs="Times New Roman"/>
          <w:bCs/>
        </w:rPr>
        <w:t>not limited to:</w:t>
      </w:r>
    </w:p>
    <w:p w14:paraId="628FC7FE"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1EE699AE" w14:textId="65DAF542"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5.3.5.1 </w:t>
      </w:r>
      <w:r w:rsidR="005B54AA" w:rsidRPr="009557D5">
        <w:rPr>
          <w:rFonts w:ascii="Times New Roman" w:hAnsi="Times New Roman" w:cs="Times New Roman"/>
          <w:iCs/>
        </w:rPr>
        <w:t>Conduct Informed Consent and HIPPA review</w:t>
      </w:r>
    </w:p>
    <w:p w14:paraId="74AC475B"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0FA279A9" w14:textId="3F763E13"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5.3.5.2 </w:t>
      </w:r>
      <w:r w:rsidR="005B54AA" w:rsidRPr="009557D5">
        <w:rPr>
          <w:rFonts w:ascii="Times New Roman" w:hAnsi="Times New Roman" w:cs="Times New Roman"/>
          <w:iCs/>
        </w:rPr>
        <w:t>Review of the Electronic Health Record (HER) for eligibility and protocol/regulatory compliance</w:t>
      </w:r>
    </w:p>
    <w:p w14:paraId="6D713CD3"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67220CE0" w14:textId="17C81A77"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lastRenderedPageBreak/>
        <w:t xml:space="preserve">5.3.5.3 </w:t>
      </w:r>
      <w:r w:rsidR="005B54AA" w:rsidRPr="009557D5">
        <w:rPr>
          <w:rFonts w:ascii="Times New Roman" w:hAnsi="Times New Roman" w:cs="Times New Roman"/>
          <w:iCs/>
        </w:rPr>
        <w:t>Review of the electronic date capture system (</w:t>
      </w:r>
      <w:r w:rsidR="00A668AD">
        <w:rPr>
          <w:rFonts w:ascii="Times New Roman" w:hAnsi="Times New Roman" w:cs="Times New Roman"/>
          <w:iCs/>
        </w:rPr>
        <w:t>E</w:t>
      </w:r>
      <w:r w:rsidR="00A668AD" w:rsidRPr="009557D5">
        <w:rPr>
          <w:rFonts w:ascii="Times New Roman" w:hAnsi="Times New Roman" w:cs="Times New Roman"/>
          <w:iCs/>
        </w:rPr>
        <w:t>DC</w:t>
      </w:r>
      <w:r w:rsidR="005B54AA" w:rsidRPr="009557D5">
        <w:rPr>
          <w:rFonts w:ascii="Times New Roman" w:hAnsi="Times New Roman" w:cs="Times New Roman"/>
          <w:iCs/>
        </w:rPr>
        <w:t>), CRF completion, correction, QA procedures</w:t>
      </w:r>
    </w:p>
    <w:p w14:paraId="67A0698F"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2054EE54" w14:textId="2386A4F4"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5.3.5.4 </w:t>
      </w:r>
      <w:r w:rsidR="005B54AA" w:rsidRPr="009557D5">
        <w:rPr>
          <w:rFonts w:ascii="Times New Roman" w:hAnsi="Times New Roman" w:cs="Times New Roman"/>
          <w:iCs/>
        </w:rPr>
        <w:t>Review for study endpoints or primary outcomes data</w:t>
      </w:r>
    </w:p>
    <w:p w14:paraId="3DC1BFBE"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7547D724" w14:textId="360990D5"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5.3.5.5 </w:t>
      </w:r>
      <w:r w:rsidR="005B54AA" w:rsidRPr="009557D5">
        <w:rPr>
          <w:rFonts w:ascii="Times New Roman" w:hAnsi="Times New Roman" w:cs="Times New Roman"/>
          <w:iCs/>
        </w:rPr>
        <w:t>Review for safety (unanticipated adverse event reporting and serious adverse event reporting</w:t>
      </w:r>
      <w:r w:rsidR="00A668AD">
        <w:rPr>
          <w:rFonts w:ascii="Times New Roman" w:hAnsi="Times New Roman" w:cs="Times New Roman"/>
          <w:iCs/>
        </w:rPr>
        <w:t>)</w:t>
      </w:r>
    </w:p>
    <w:p w14:paraId="1C8A0C82"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60157CFB" w14:textId="12E0137B" w:rsidR="00A30ED6"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5.3.5.6 </w:t>
      </w:r>
      <w:r w:rsidR="005B54AA" w:rsidRPr="009557D5">
        <w:rPr>
          <w:rFonts w:ascii="Times New Roman" w:hAnsi="Times New Roman" w:cs="Times New Roman"/>
          <w:iCs/>
        </w:rPr>
        <w:t>Determine follow-up actions to be taken</w:t>
      </w:r>
    </w:p>
    <w:p w14:paraId="500C1A16" w14:textId="77777777" w:rsidR="00A30ED6" w:rsidRPr="009557D5" w:rsidRDefault="00A30ED6" w:rsidP="00A578EB">
      <w:pPr>
        <w:pStyle w:val="ListParagraph"/>
        <w:tabs>
          <w:tab w:val="left" w:pos="360"/>
        </w:tabs>
        <w:spacing w:after="0" w:line="240" w:lineRule="auto"/>
        <w:ind w:left="1080"/>
        <w:rPr>
          <w:rFonts w:ascii="Times New Roman" w:hAnsi="Times New Roman" w:cs="Times New Roman"/>
          <w:iCs/>
        </w:rPr>
      </w:pPr>
    </w:p>
    <w:p w14:paraId="7B519DF9" w14:textId="6A5F6480" w:rsidR="00A30ED6" w:rsidRPr="006573B4" w:rsidRDefault="006573B4" w:rsidP="006573B4">
      <w:pPr>
        <w:tabs>
          <w:tab w:val="left" w:pos="900"/>
          <w:tab w:val="left" w:pos="1440"/>
        </w:tabs>
        <w:spacing w:after="0" w:line="240" w:lineRule="auto"/>
        <w:ind w:left="720"/>
        <w:contextualSpacing/>
        <w:rPr>
          <w:rFonts w:ascii="Times New Roman" w:hAnsi="Times New Roman" w:cs="Times New Roman"/>
          <w:bCs/>
          <w:iCs/>
        </w:rPr>
      </w:pPr>
      <w:r w:rsidRPr="006573B4">
        <w:rPr>
          <w:rFonts w:ascii="Times New Roman" w:hAnsi="Times New Roman" w:cs="Times New Roman"/>
          <w:bCs/>
          <w:iCs/>
        </w:rPr>
        <w:t>5</w:t>
      </w:r>
      <w:r w:rsidR="002853E8" w:rsidRPr="006573B4">
        <w:rPr>
          <w:rFonts w:ascii="Times New Roman" w:hAnsi="Times New Roman" w:cs="Times New Roman"/>
          <w:bCs/>
          <w:iCs/>
        </w:rPr>
        <w:t xml:space="preserve">.3.6 </w:t>
      </w:r>
      <w:r w:rsidR="00A30ED6" w:rsidRPr="006573B4">
        <w:rPr>
          <w:rFonts w:ascii="Times New Roman" w:hAnsi="Times New Roman" w:cs="Times New Roman"/>
          <w:bCs/>
          <w:iCs/>
        </w:rPr>
        <w:t>Subtask 3f – Study Orientation</w:t>
      </w:r>
    </w:p>
    <w:p w14:paraId="05264D73" w14:textId="77777777" w:rsidR="00A30ED6" w:rsidRPr="006573B4" w:rsidRDefault="00A30ED6" w:rsidP="006573B4">
      <w:pPr>
        <w:numPr>
          <w:ilvl w:val="2"/>
          <w:numId w:val="12"/>
        </w:numPr>
        <w:tabs>
          <w:tab w:val="left" w:pos="900"/>
          <w:tab w:val="left" w:pos="1440"/>
        </w:tabs>
        <w:spacing w:after="0" w:line="240" w:lineRule="auto"/>
        <w:ind w:left="720" w:hanging="2167"/>
        <w:contextualSpacing/>
        <w:rPr>
          <w:rFonts w:ascii="Times New Roman" w:hAnsi="Times New Roman" w:cs="Times New Roman"/>
          <w:bCs/>
          <w:iCs/>
        </w:rPr>
      </w:pPr>
    </w:p>
    <w:p w14:paraId="2975EF26" w14:textId="31AB88A1" w:rsidR="00A30ED6" w:rsidRPr="006573B4" w:rsidRDefault="006573B4" w:rsidP="006573B4">
      <w:pPr>
        <w:tabs>
          <w:tab w:val="left" w:pos="900"/>
          <w:tab w:val="left" w:pos="1440"/>
        </w:tabs>
        <w:spacing w:after="0" w:line="240" w:lineRule="auto"/>
        <w:ind w:left="720"/>
        <w:contextualSpacing/>
        <w:rPr>
          <w:rFonts w:ascii="Times New Roman" w:hAnsi="Times New Roman" w:cs="Times New Roman"/>
          <w:bCs/>
          <w:iCs/>
        </w:rPr>
      </w:pPr>
      <w:r w:rsidRPr="006573B4">
        <w:rPr>
          <w:rFonts w:ascii="Times New Roman" w:hAnsi="Times New Roman" w:cs="Times New Roman"/>
          <w:bCs/>
          <w:iCs/>
        </w:rPr>
        <w:t>5</w:t>
      </w:r>
      <w:r w:rsidR="002853E8" w:rsidRPr="006573B4">
        <w:rPr>
          <w:rFonts w:ascii="Times New Roman" w:hAnsi="Times New Roman" w:cs="Times New Roman"/>
          <w:bCs/>
          <w:iCs/>
        </w:rPr>
        <w:t xml:space="preserve">.3.7 </w:t>
      </w:r>
      <w:r w:rsidR="00A30ED6" w:rsidRPr="006573B4">
        <w:rPr>
          <w:rFonts w:ascii="Times New Roman" w:hAnsi="Times New Roman" w:cs="Times New Roman"/>
          <w:bCs/>
          <w:iCs/>
        </w:rPr>
        <w:t xml:space="preserve">Subtask 3g – Completion of training required by the Department of Veterans Affairs, VA CSP and SMART </w:t>
      </w:r>
    </w:p>
    <w:p w14:paraId="2C644B63" w14:textId="77777777" w:rsidR="00A30ED6" w:rsidRPr="00052A71" w:rsidRDefault="00A30ED6" w:rsidP="00A578EB">
      <w:pPr>
        <w:numPr>
          <w:ilvl w:val="2"/>
          <w:numId w:val="12"/>
        </w:numPr>
        <w:tabs>
          <w:tab w:val="left" w:pos="900"/>
          <w:tab w:val="left" w:pos="1440"/>
        </w:tabs>
        <w:spacing w:after="0" w:line="240" w:lineRule="auto"/>
        <w:ind w:left="540" w:hanging="2167"/>
        <w:contextualSpacing/>
        <w:rPr>
          <w:rFonts w:ascii="Times New Roman" w:hAnsi="Times New Roman" w:cs="Times New Roman"/>
          <w:b/>
          <w:i/>
          <w:u w:val="single"/>
        </w:rPr>
      </w:pPr>
    </w:p>
    <w:p w14:paraId="1EACF2DA" w14:textId="2EF41937" w:rsidR="00D06872" w:rsidRPr="006055AC" w:rsidRDefault="006055AC" w:rsidP="006055AC">
      <w:pPr>
        <w:tabs>
          <w:tab w:val="left" w:pos="900"/>
          <w:tab w:val="left" w:pos="1440"/>
        </w:tabs>
        <w:spacing w:after="0" w:line="240" w:lineRule="auto"/>
        <w:ind w:left="720"/>
        <w:contextualSpacing/>
        <w:rPr>
          <w:rFonts w:ascii="Times New Roman" w:hAnsi="Times New Roman" w:cs="Times New Roman"/>
          <w:bCs/>
          <w:iCs/>
        </w:rPr>
      </w:pPr>
      <w:r w:rsidRPr="006055AC">
        <w:rPr>
          <w:rFonts w:ascii="Times New Roman" w:hAnsi="Times New Roman" w:cs="Times New Roman"/>
          <w:bCs/>
          <w:iCs/>
        </w:rPr>
        <w:t>5</w:t>
      </w:r>
      <w:r w:rsidR="002853E8" w:rsidRPr="006055AC">
        <w:rPr>
          <w:rFonts w:ascii="Times New Roman" w:hAnsi="Times New Roman" w:cs="Times New Roman"/>
          <w:bCs/>
          <w:iCs/>
        </w:rPr>
        <w:t xml:space="preserve">.3.8 </w:t>
      </w:r>
      <w:r w:rsidR="00A30ED6" w:rsidRPr="006055AC">
        <w:rPr>
          <w:rFonts w:ascii="Times New Roman" w:hAnsi="Times New Roman" w:cs="Times New Roman"/>
          <w:bCs/>
          <w:iCs/>
        </w:rPr>
        <w:t>Subtask 3h – Serve</w:t>
      </w:r>
      <w:r w:rsidR="00B154C2" w:rsidRPr="006055AC">
        <w:rPr>
          <w:rFonts w:ascii="Times New Roman" w:hAnsi="Times New Roman" w:cs="Times New Roman"/>
          <w:bCs/>
          <w:iCs/>
        </w:rPr>
        <w:t>s</w:t>
      </w:r>
      <w:r w:rsidR="00A30ED6" w:rsidRPr="006055AC">
        <w:rPr>
          <w:rFonts w:ascii="Times New Roman" w:hAnsi="Times New Roman" w:cs="Times New Roman"/>
          <w:bCs/>
          <w:iCs/>
        </w:rPr>
        <w:t xml:space="preserve"> as the Sponsor’s Designated Representative (SDR) </w:t>
      </w:r>
    </w:p>
    <w:p w14:paraId="6BED5F86" w14:textId="77777777" w:rsidR="00B154C2" w:rsidRPr="009557D5" w:rsidRDefault="00B154C2" w:rsidP="00A578EB">
      <w:pPr>
        <w:tabs>
          <w:tab w:val="left" w:pos="900"/>
          <w:tab w:val="left" w:pos="1440"/>
        </w:tabs>
        <w:spacing w:after="0" w:line="240" w:lineRule="auto"/>
        <w:ind w:left="360"/>
        <w:contextualSpacing/>
        <w:rPr>
          <w:rFonts w:ascii="Times New Roman" w:hAnsi="Times New Roman" w:cs="Times New Roman"/>
          <w:i/>
          <w:u w:val="single"/>
        </w:rPr>
      </w:pPr>
    </w:p>
    <w:p w14:paraId="0C7678B7" w14:textId="35984969"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5.3.8.1 </w:t>
      </w:r>
      <w:r w:rsidR="00B154C2" w:rsidRPr="009557D5">
        <w:rPr>
          <w:rFonts w:ascii="Times New Roman" w:hAnsi="Times New Roman" w:cs="Times New Roman"/>
        </w:rPr>
        <w:t>The SDR shall finalize and approve reports prior to distribution.</w:t>
      </w:r>
    </w:p>
    <w:p w14:paraId="3801C0A6"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364874AD" w14:textId="6D87CD34"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5.3.8.2 </w:t>
      </w:r>
      <w:r w:rsidR="00B154C2" w:rsidRPr="009557D5">
        <w:rPr>
          <w:rFonts w:ascii="Times New Roman" w:hAnsi="Times New Roman" w:cs="Times New Roman"/>
        </w:rPr>
        <w:t>The SDR shall complete the site visit portion of the SDR form.</w:t>
      </w:r>
    </w:p>
    <w:p w14:paraId="14B0D88F"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5F7092E8" w14:textId="622AC37F"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5.3.8.3 </w:t>
      </w:r>
      <w:r w:rsidR="00B154C2" w:rsidRPr="009557D5">
        <w:rPr>
          <w:rFonts w:ascii="Times New Roman" w:hAnsi="Times New Roman" w:cs="Times New Roman"/>
        </w:rPr>
        <w:t>The SDR shall submit a request to the SMART Program Manager (PM) email group for a site visit follow up letter using the provided email template.</w:t>
      </w:r>
    </w:p>
    <w:p w14:paraId="7CC0A784"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05E77FF9" w14:textId="734C986A" w:rsidR="00B154C2" w:rsidRPr="009557D5" w:rsidRDefault="00A602CA" w:rsidP="00A602CA">
      <w:pPr>
        <w:tabs>
          <w:tab w:val="left" w:pos="900"/>
        </w:tabs>
        <w:spacing w:after="0" w:line="240" w:lineRule="auto"/>
        <w:ind w:left="1080"/>
        <w:contextualSpacing/>
        <w:rPr>
          <w:rFonts w:ascii="Times New Roman" w:hAnsi="Times New Roman" w:cs="Times New Roman"/>
          <w:iCs/>
        </w:rPr>
      </w:pPr>
      <w:r>
        <w:rPr>
          <w:rFonts w:ascii="Times New Roman" w:hAnsi="Times New Roman" w:cs="Times New Roman"/>
        </w:rPr>
        <w:t xml:space="preserve">5.3.8.4 </w:t>
      </w:r>
      <w:r w:rsidR="00B154C2" w:rsidRPr="009557D5">
        <w:rPr>
          <w:rFonts w:ascii="Times New Roman" w:hAnsi="Times New Roman" w:cs="Times New Roman"/>
        </w:rPr>
        <w:t xml:space="preserve">The SDR shall review site visit response, verify actions, communicate with site staff and site monitor prior to approving response and submitting response and SDR form to close out study visit.  Lead contractor will submit a request to the SMART Program Manager (PM) email group and provide documentation of completion using current business </w:t>
      </w:r>
      <w:proofErr w:type="gramStart"/>
      <w:r w:rsidR="00B154C2" w:rsidRPr="009557D5">
        <w:rPr>
          <w:rFonts w:ascii="Times New Roman" w:hAnsi="Times New Roman" w:cs="Times New Roman"/>
        </w:rPr>
        <w:t>process</w:t>
      </w:r>
      <w:proofErr w:type="gramEnd"/>
      <w:r w:rsidR="00B154C2" w:rsidRPr="009557D5">
        <w:rPr>
          <w:rFonts w:ascii="Times New Roman" w:hAnsi="Times New Roman" w:cs="Times New Roman"/>
        </w:rPr>
        <w:t xml:space="preserve"> and forms. </w:t>
      </w:r>
    </w:p>
    <w:p w14:paraId="1D25213E" w14:textId="77777777" w:rsidR="00B154C2" w:rsidRPr="009557D5" w:rsidRDefault="00B154C2" w:rsidP="00A602CA">
      <w:pPr>
        <w:tabs>
          <w:tab w:val="left" w:pos="1080"/>
          <w:tab w:val="left" w:pos="2340"/>
          <w:tab w:val="left" w:pos="2880"/>
        </w:tabs>
        <w:spacing w:after="0" w:line="240" w:lineRule="auto"/>
        <w:ind w:left="1080"/>
        <w:contextualSpacing/>
        <w:rPr>
          <w:rFonts w:ascii="Times New Roman" w:hAnsi="Times New Roman" w:cs="Times New Roman"/>
        </w:rPr>
      </w:pPr>
    </w:p>
    <w:p w14:paraId="3478FA53" w14:textId="12F89AA8" w:rsidR="00D06872" w:rsidRPr="009557D5" w:rsidRDefault="00A602CA" w:rsidP="00A602CA">
      <w:pPr>
        <w:tabs>
          <w:tab w:val="left" w:pos="1080"/>
          <w:tab w:val="left" w:pos="2340"/>
          <w:tab w:val="left" w:pos="2880"/>
        </w:tabs>
        <w:spacing w:after="0" w:line="240" w:lineRule="auto"/>
        <w:ind w:left="1080"/>
        <w:contextualSpacing/>
        <w:rPr>
          <w:rFonts w:ascii="Times New Roman" w:hAnsi="Times New Roman" w:cs="Times New Roman"/>
        </w:rPr>
      </w:pPr>
      <w:r>
        <w:rPr>
          <w:rFonts w:ascii="Times New Roman" w:hAnsi="Times New Roman" w:cs="Times New Roman"/>
        </w:rPr>
        <w:t xml:space="preserve">5.3.8.5 </w:t>
      </w:r>
      <w:r w:rsidR="00D06872" w:rsidRPr="009557D5">
        <w:rPr>
          <w:rFonts w:ascii="Times New Roman" w:hAnsi="Times New Roman" w:cs="Times New Roman"/>
        </w:rPr>
        <w:t xml:space="preserve">Once the investigator correction action response has been received from the site the Sponsor’s Designated Representative (SDR) evaluates the corrective action response for acceptability and completeness.  </w:t>
      </w:r>
      <w:r w:rsidR="00206E15">
        <w:rPr>
          <w:rFonts w:ascii="Times New Roman" w:hAnsi="Times New Roman" w:cs="Times New Roman"/>
        </w:rPr>
        <w:t xml:space="preserve">If rework is required, the CRQA will make the appropriate revisions (at no cost to the Government) and </w:t>
      </w:r>
      <w:proofErr w:type="gramStart"/>
      <w:r w:rsidR="00206E15">
        <w:rPr>
          <w:rFonts w:ascii="Times New Roman" w:hAnsi="Times New Roman" w:cs="Times New Roman"/>
        </w:rPr>
        <w:t>resubmit</w:t>
      </w:r>
      <w:proofErr w:type="gramEnd"/>
      <w:r w:rsidR="00206E15">
        <w:rPr>
          <w:rFonts w:ascii="Times New Roman" w:hAnsi="Times New Roman" w:cs="Times New Roman"/>
        </w:rPr>
        <w:t xml:space="preserve"> to SMART until accurate. </w:t>
      </w:r>
      <w:r w:rsidR="00D06872" w:rsidRPr="009557D5">
        <w:rPr>
          <w:rFonts w:ascii="Times New Roman" w:hAnsi="Times New Roman" w:cs="Times New Roman"/>
        </w:rPr>
        <w:t xml:space="preserve">The SDR </w:t>
      </w:r>
      <w:proofErr w:type="gramStart"/>
      <w:r w:rsidR="00D06872" w:rsidRPr="009557D5">
        <w:rPr>
          <w:rFonts w:ascii="Times New Roman" w:hAnsi="Times New Roman" w:cs="Times New Roman"/>
        </w:rPr>
        <w:t>ensure</w:t>
      </w:r>
      <w:proofErr w:type="gramEnd"/>
      <w:r w:rsidR="00D06872" w:rsidRPr="009557D5">
        <w:rPr>
          <w:rFonts w:ascii="Times New Roman" w:hAnsi="Times New Roman" w:cs="Times New Roman"/>
        </w:rPr>
        <w:t xml:space="preserve"> the Site Investigator response is acceptable and complete by:</w:t>
      </w:r>
    </w:p>
    <w:p w14:paraId="202821D7" w14:textId="77777777" w:rsidR="00B154C2" w:rsidRPr="009557D5" w:rsidRDefault="00B154C2" w:rsidP="00A602CA">
      <w:pPr>
        <w:tabs>
          <w:tab w:val="left" w:pos="1080"/>
          <w:tab w:val="left" w:pos="2340"/>
          <w:tab w:val="left" w:pos="2880"/>
        </w:tabs>
        <w:spacing w:after="0" w:line="240" w:lineRule="auto"/>
        <w:ind w:left="360"/>
        <w:contextualSpacing/>
        <w:rPr>
          <w:rFonts w:ascii="Times New Roman" w:hAnsi="Times New Roman" w:cs="Times New Roman"/>
        </w:rPr>
      </w:pPr>
    </w:p>
    <w:p w14:paraId="3EA6E6DC" w14:textId="0DEE5184"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5.3.8.5.1 </w:t>
      </w:r>
      <w:r w:rsidR="00D06872" w:rsidRPr="009557D5">
        <w:rPr>
          <w:rFonts w:ascii="Times New Roman" w:hAnsi="Times New Roman" w:cs="Times New Roman"/>
        </w:rPr>
        <w:t>Reviewing and evaluating the Site Investigator’s written response</w:t>
      </w:r>
    </w:p>
    <w:p w14:paraId="5897D09B"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23F350C7" w14:textId="35D16A1C"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5.3.8.5.2 </w:t>
      </w:r>
      <w:r w:rsidR="00D06872" w:rsidRPr="009557D5">
        <w:rPr>
          <w:rFonts w:ascii="Times New Roman" w:hAnsi="Times New Roman" w:cs="Times New Roman"/>
        </w:rPr>
        <w:t>Discussing the findings and specified actions with site personnel and Study Leadership as needed</w:t>
      </w:r>
    </w:p>
    <w:p w14:paraId="438F2468"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486EA760" w14:textId="39AD99AC"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5.3.8.5.3 </w:t>
      </w:r>
      <w:r w:rsidR="00D06872" w:rsidRPr="009557D5">
        <w:rPr>
          <w:rFonts w:ascii="Times New Roman" w:hAnsi="Times New Roman" w:cs="Times New Roman"/>
        </w:rPr>
        <w:t xml:space="preserve">Maintaining the secure CSP Monitor file of documents and correspondence.  </w:t>
      </w:r>
    </w:p>
    <w:p w14:paraId="313E49DB"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0DBC8CFA" w14:textId="565249C2"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5.3.8.5.4 </w:t>
      </w:r>
      <w:r w:rsidR="00D06872" w:rsidRPr="009557D5">
        <w:rPr>
          <w:rFonts w:ascii="Times New Roman" w:hAnsi="Times New Roman" w:cs="Times New Roman"/>
        </w:rPr>
        <w:t xml:space="preserve">Consulting, as needed, with the appropriate CSP Coordinating Center Project Manager, QA Nurse Specialist or designee to assist site personnel in resolving issues raised in the </w:t>
      </w:r>
    </w:p>
    <w:p w14:paraId="4887C222"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12CC4012" w14:textId="76F596BB" w:rsidR="00A602CA" w:rsidRDefault="00206E15" w:rsidP="00A602CA">
      <w:pPr>
        <w:tabs>
          <w:tab w:val="left" w:pos="1260"/>
          <w:tab w:val="left" w:pos="2340"/>
          <w:tab w:val="left" w:pos="2880"/>
        </w:tabs>
        <w:spacing w:after="0" w:line="240" w:lineRule="auto"/>
        <w:ind w:left="1260"/>
        <w:contextualSpacing/>
        <w:rPr>
          <w:rFonts w:ascii="Times New Roman" w:hAnsi="Times New Roman" w:cs="Times New Roman"/>
        </w:rPr>
      </w:pPr>
      <w:r w:rsidRPr="00206E15">
        <w:rPr>
          <w:rFonts w:ascii="Times New Roman" w:hAnsi="Times New Roman" w:cs="Times New Roman"/>
        </w:rPr>
        <w:t xml:space="preserve">5.3.8.5.5 </w:t>
      </w:r>
      <w:r w:rsidR="00A873D9" w:rsidRPr="00206E15">
        <w:rPr>
          <w:rFonts w:ascii="Times New Roman" w:hAnsi="Times New Roman" w:cs="Times New Roman"/>
        </w:rPr>
        <w:t>The CRQA may be asked by the SDR to follow up with the site to verify that the action item</w:t>
      </w:r>
      <w:r w:rsidRPr="00206E15">
        <w:rPr>
          <w:rFonts w:ascii="Times New Roman" w:hAnsi="Times New Roman" w:cs="Times New Roman"/>
        </w:rPr>
        <w:t>s</w:t>
      </w:r>
      <w:r w:rsidR="00A873D9" w:rsidRPr="00206E15">
        <w:rPr>
          <w:rFonts w:ascii="Times New Roman" w:hAnsi="Times New Roman" w:cs="Times New Roman"/>
        </w:rPr>
        <w:t xml:space="preserve"> have been completed appropriately by the site.  In addition, the SDR may require the CRQA </w:t>
      </w:r>
      <w:proofErr w:type="gramStart"/>
      <w:r w:rsidR="00A873D9" w:rsidRPr="00206E15">
        <w:rPr>
          <w:rFonts w:ascii="Times New Roman" w:hAnsi="Times New Roman" w:cs="Times New Roman"/>
        </w:rPr>
        <w:t>follow</w:t>
      </w:r>
      <w:proofErr w:type="gramEnd"/>
      <w:r w:rsidR="00A873D9" w:rsidRPr="00206E15">
        <w:rPr>
          <w:rFonts w:ascii="Times New Roman" w:hAnsi="Times New Roman" w:cs="Times New Roman"/>
        </w:rPr>
        <w:t xml:space="preserve"> up with the site when necessary.</w:t>
      </w:r>
      <w:r w:rsidR="00A873D9">
        <w:rPr>
          <w:rFonts w:ascii="Times New Roman" w:hAnsi="Times New Roman" w:cs="Times New Roman"/>
        </w:rPr>
        <w:t xml:space="preserve">  </w:t>
      </w:r>
    </w:p>
    <w:p w14:paraId="05554B17" w14:textId="77777777" w:rsidR="00A873D9" w:rsidRDefault="00A873D9" w:rsidP="00A602CA">
      <w:pPr>
        <w:tabs>
          <w:tab w:val="left" w:pos="1260"/>
          <w:tab w:val="left" w:pos="2340"/>
          <w:tab w:val="left" w:pos="2880"/>
        </w:tabs>
        <w:spacing w:after="0" w:line="240" w:lineRule="auto"/>
        <w:ind w:left="1260"/>
        <w:contextualSpacing/>
        <w:rPr>
          <w:rFonts w:ascii="Times New Roman" w:hAnsi="Times New Roman" w:cs="Times New Roman"/>
        </w:rPr>
      </w:pPr>
    </w:p>
    <w:p w14:paraId="2AD8C9DB" w14:textId="0C127AA6"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lastRenderedPageBreak/>
        <w:t xml:space="preserve">5.3.8.5.6 </w:t>
      </w:r>
      <w:r w:rsidR="00D06872" w:rsidRPr="009557D5">
        <w:rPr>
          <w:rFonts w:ascii="Times New Roman" w:hAnsi="Times New Roman" w:cs="Times New Roman"/>
        </w:rPr>
        <w:t>Documents resolution and closeout of site visit</w:t>
      </w:r>
    </w:p>
    <w:p w14:paraId="59C4B019" w14:textId="77777777" w:rsidR="00A30ED6" w:rsidRPr="009557D5" w:rsidRDefault="00A30ED6" w:rsidP="00A578EB">
      <w:pPr>
        <w:tabs>
          <w:tab w:val="left" w:pos="900"/>
        </w:tabs>
        <w:spacing w:after="0" w:line="240" w:lineRule="auto"/>
        <w:contextualSpacing/>
        <w:rPr>
          <w:rFonts w:ascii="Times New Roman" w:hAnsi="Times New Roman" w:cs="Times New Roman"/>
          <w:iCs/>
        </w:rPr>
      </w:pPr>
    </w:p>
    <w:p w14:paraId="5FB51CC8" w14:textId="245CEE40" w:rsidR="00A30ED6" w:rsidRPr="00A602CA" w:rsidRDefault="00972436" w:rsidP="00A578EB">
      <w:pPr>
        <w:pStyle w:val="ListParagraph"/>
        <w:spacing w:after="0" w:line="240" w:lineRule="auto"/>
        <w:ind w:left="360"/>
        <w:rPr>
          <w:rFonts w:ascii="Times New Roman" w:hAnsi="Times New Roman" w:cs="Times New Roman"/>
          <w:b/>
        </w:rPr>
      </w:pPr>
      <w:r w:rsidRPr="00976F6D">
        <w:rPr>
          <w:rFonts w:ascii="Times New Roman" w:hAnsi="Times New Roman" w:cs="Times New Roman"/>
          <w:bCs/>
        </w:rPr>
        <w:t>5</w:t>
      </w:r>
      <w:r w:rsidR="007B6447" w:rsidRPr="00976F6D">
        <w:rPr>
          <w:rFonts w:ascii="Times New Roman" w:hAnsi="Times New Roman" w:cs="Times New Roman"/>
          <w:bCs/>
        </w:rPr>
        <w:t xml:space="preserve">.4 </w:t>
      </w:r>
      <w:r w:rsidR="00A30ED6" w:rsidRPr="00976F6D">
        <w:rPr>
          <w:rFonts w:ascii="Times New Roman" w:hAnsi="Times New Roman" w:cs="Times New Roman"/>
          <w:bCs/>
        </w:rPr>
        <w:t>Deliverable Schedule</w:t>
      </w:r>
      <w:r w:rsidR="00A602CA" w:rsidRPr="00976F6D">
        <w:rPr>
          <w:rFonts w:ascii="Times New Roman" w:hAnsi="Times New Roman" w:cs="Times New Roman"/>
          <w:bCs/>
        </w:rPr>
        <w:t>:</w:t>
      </w:r>
      <w:r w:rsidR="00A602CA">
        <w:rPr>
          <w:rFonts w:ascii="Times New Roman" w:hAnsi="Times New Roman" w:cs="Times New Roman"/>
          <w:b/>
        </w:rPr>
        <w:t xml:space="preserve"> </w:t>
      </w:r>
      <w:r w:rsidR="00A30ED6" w:rsidRPr="009557D5">
        <w:rPr>
          <w:rFonts w:ascii="Times New Roman" w:hAnsi="Times New Roman" w:cs="Times New Roman"/>
          <w:bCs/>
        </w:rPr>
        <w:t>The contractor shall deliver the following as stated in the table below:</w:t>
      </w:r>
    </w:p>
    <w:p w14:paraId="421DFE7F" w14:textId="77777777" w:rsidR="00A30ED6" w:rsidRDefault="00A30ED6" w:rsidP="00A30ED6">
      <w:pPr>
        <w:tabs>
          <w:tab w:val="left" w:pos="360"/>
        </w:tabs>
        <w:spacing w:line="240" w:lineRule="auto"/>
        <w:rPr>
          <w:rFonts w:cstheme="minorHAnsi"/>
          <w:iCs/>
        </w:rPr>
      </w:pPr>
    </w:p>
    <w:tbl>
      <w:tblPr>
        <w:tblW w:w="9200" w:type="dxa"/>
        <w:tblInd w:w="344" w:type="dxa"/>
        <w:tblLayout w:type="fixed"/>
        <w:tblCellMar>
          <w:left w:w="0" w:type="dxa"/>
          <w:right w:w="0" w:type="dxa"/>
        </w:tblCellMar>
        <w:tblLook w:val="04A0" w:firstRow="1" w:lastRow="0" w:firstColumn="1" w:lastColumn="0" w:noHBand="0" w:noVBand="1"/>
      </w:tblPr>
      <w:tblGrid>
        <w:gridCol w:w="1265"/>
        <w:gridCol w:w="2788"/>
        <w:gridCol w:w="3168"/>
        <w:gridCol w:w="1979"/>
      </w:tblGrid>
      <w:tr w:rsidR="00C9233E" w:rsidRPr="007735FE" w14:paraId="5357D494" w14:textId="77777777" w:rsidTr="009E4D22">
        <w:trPr>
          <w:tblHeader/>
        </w:trPr>
        <w:tc>
          <w:tcPr>
            <w:tcW w:w="126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13B91FD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PWS Task </w:t>
            </w:r>
          </w:p>
        </w:tc>
        <w:tc>
          <w:tcPr>
            <w:tcW w:w="2788"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4006219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Deliverable Description </w:t>
            </w:r>
          </w:p>
        </w:tc>
        <w:tc>
          <w:tcPr>
            <w:tcW w:w="3168"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46436C15"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Due Date </w:t>
            </w:r>
          </w:p>
        </w:tc>
        <w:tc>
          <w:tcPr>
            <w:tcW w:w="1979" w:type="dxa"/>
            <w:tcBorders>
              <w:top w:val="single" w:sz="8" w:space="0" w:color="auto"/>
              <w:left w:val="nil"/>
              <w:bottom w:val="single" w:sz="8" w:space="0" w:color="auto"/>
              <w:right w:val="single" w:sz="8" w:space="0" w:color="auto"/>
            </w:tcBorders>
            <w:shd w:val="clear" w:color="auto" w:fill="D0CECE"/>
          </w:tcPr>
          <w:p w14:paraId="23962D6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color w:val="000000"/>
              </w:rPr>
              <w:t xml:space="preserve">Electronic submission to: </w:t>
            </w:r>
          </w:p>
        </w:tc>
      </w:tr>
      <w:tr w:rsidR="00C9233E" w:rsidRPr="007735FE" w14:paraId="57EB39ED"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312A5" w14:textId="77777777" w:rsidR="00C9233E" w:rsidRPr="007735FE" w:rsidRDefault="00C9233E" w:rsidP="009E4D22">
            <w:pPr>
              <w:spacing w:after="120"/>
              <w:contextualSpacing/>
              <w:rPr>
                <w:rFonts w:ascii="Times New Roman" w:eastAsia="Calibri" w:hAnsi="Times New Roman" w:cs="Times New Roman"/>
                <w:color w:val="000000"/>
              </w:rPr>
            </w:pPr>
            <w:r w:rsidRPr="007735FE">
              <w:rPr>
                <w:rFonts w:ascii="Times New Roman" w:hAnsi="Times New Roman" w:cs="Times New Roman"/>
                <w:b/>
              </w:rPr>
              <w:t xml:space="preserve">Task 1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6F3ED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9FA4C"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c>
          <w:tcPr>
            <w:tcW w:w="1979" w:type="dxa"/>
            <w:tcBorders>
              <w:top w:val="single" w:sz="4" w:space="0" w:color="auto"/>
              <w:left w:val="single" w:sz="4" w:space="0" w:color="auto"/>
              <w:bottom w:val="single" w:sz="4" w:space="0" w:color="auto"/>
              <w:right w:val="single" w:sz="4" w:space="0" w:color="auto"/>
            </w:tcBorders>
            <w:hideMark/>
          </w:tcPr>
          <w:p w14:paraId="5B9400B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5A091127"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1A18B4" w14:textId="77777777" w:rsidR="00C9233E" w:rsidRPr="007735FE" w:rsidRDefault="00C9233E" w:rsidP="009E4D22">
            <w:pPr>
              <w:pStyle w:val="ListParagraph"/>
              <w:tabs>
                <w:tab w:val="left" w:pos="540"/>
                <w:tab w:val="left" w:pos="900"/>
              </w:tabs>
              <w:ind w:left="-15"/>
              <w:jc w:val="both"/>
              <w:rPr>
                <w:rFonts w:ascii="Times New Roman" w:eastAsia="Calibri" w:hAnsi="Times New Roman" w:cs="Times New Roman"/>
                <w:color w:val="000000"/>
              </w:rPr>
            </w:pPr>
            <w:r w:rsidRPr="007735FE">
              <w:rPr>
                <w:rFonts w:ascii="Times New Roman" w:hAnsi="Times New Roman" w:cs="Times New Roman"/>
                <w:i/>
                <w:u w:val="single"/>
              </w:rPr>
              <w:t>Subtask 1a</w:t>
            </w:r>
            <w:r w:rsidRPr="007735FE">
              <w:rPr>
                <w:rFonts w:ascii="Times New Roman" w:hAnsi="Times New Roman" w:cs="Times New Roman"/>
                <w:i/>
              </w:rPr>
              <w:t xml:space="preserve"> </w:t>
            </w:r>
            <w:r w:rsidRPr="007735FE">
              <w:rPr>
                <w:rFonts w:ascii="Times New Roman" w:hAnsi="Times New Roman" w:cs="Times New Roman"/>
                <w:b/>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32A8E6" w14:textId="77777777" w:rsidR="00C9233E" w:rsidRPr="007735FE" w:rsidRDefault="00C9233E" w:rsidP="009E4D22">
            <w:pPr>
              <w:autoSpaceDE w:val="0"/>
              <w:autoSpaceDN w:val="0"/>
              <w:contextualSpacing/>
              <w:rPr>
                <w:rFonts w:ascii="Times New Roman" w:hAnsi="Times New Roman" w:cs="Times New Roman"/>
                <w:b/>
                <w:bCs/>
              </w:rPr>
            </w:pPr>
            <w:r w:rsidRPr="007735FE">
              <w:rPr>
                <w:rFonts w:ascii="Times New Roman" w:hAnsi="Times New Roman" w:cs="Times New Roman"/>
                <w:b/>
              </w:rPr>
              <w:t>Site Initiation Visits</w:t>
            </w:r>
            <w:r w:rsidRPr="007735FE">
              <w:rPr>
                <w:rFonts w:ascii="Times New Roman" w:hAnsi="Times New Roman" w:cs="Times New Roman"/>
                <w:b/>
                <w:bCs/>
              </w:rPr>
              <w:t xml:space="preserve"> </w:t>
            </w:r>
          </w:p>
          <w:p w14:paraId="4C8674F8"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Site Initiation </w:t>
            </w:r>
            <w:r w:rsidRPr="007735FE">
              <w:rPr>
                <w:rFonts w:ascii="Times New Roman" w:hAnsi="Times New Roman" w:cs="Times New Roman"/>
                <w:b/>
                <w:bCs/>
              </w:rPr>
              <w:t>–</w:t>
            </w:r>
            <w:r w:rsidRPr="007735FE">
              <w:rPr>
                <w:rFonts w:ascii="Times New Roman" w:hAnsi="Times New Roman" w:cs="Times New Roman"/>
              </w:rPr>
              <w:t xml:space="preserve"> final report, investigator summary and supporting documents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4219C5"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Site Initiation</w:t>
            </w:r>
            <w:r w:rsidRPr="007735FE">
              <w:rPr>
                <w:rFonts w:ascii="Times New Roman" w:hAnsi="Times New Roman" w:cs="Times New Roman"/>
                <w:b/>
                <w:bCs/>
              </w:rPr>
              <w:t xml:space="preserve"> –</w:t>
            </w:r>
            <w:r w:rsidRPr="007735FE">
              <w:rPr>
                <w:rFonts w:ascii="Times New Roman" w:hAnsi="Times New Roman" w:cs="Times New Roman"/>
              </w:rPr>
              <w:t>10 calendar days from last day of visit unless otherwise required by CSP Director</w:t>
            </w:r>
          </w:p>
        </w:tc>
        <w:tc>
          <w:tcPr>
            <w:tcW w:w="1979" w:type="dxa"/>
            <w:tcBorders>
              <w:top w:val="single" w:sz="4" w:space="0" w:color="auto"/>
              <w:left w:val="single" w:sz="4" w:space="0" w:color="auto"/>
              <w:bottom w:val="single" w:sz="4" w:space="0" w:color="auto"/>
              <w:right w:val="single" w:sz="4" w:space="0" w:color="auto"/>
            </w:tcBorders>
            <w:hideMark/>
          </w:tcPr>
          <w:p w14:paraId="4BE385F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SMART Leadership, </w:t>
            </w:r>
          </w:p>
          <w:p w14:paraId="065084F3" w14:textId="73BE0C3E"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SMART PM</w:t>
            </w:r>
          </w:p>
        </w:tc>
      </w:tr>
      <w:tr w:rsidR="00C9233E" w:rsidRPr="007735FE" w14:paraId="75434B1C"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E3EBD2" w14:textId="77777777" w:rsidR="00C9233E" w:rsidRPr="007735FE" w:rsidRDefault="00C9233E" w:rsidP="009E4D22">
            <w:pPr>
              <w:pStyle w:val="ListParagraph"/>
              <w:ind w:left="-15"/>
              <w:jc w:val="both"/>
              <w:rPr>
                <w:rFonts w:ascii="Times New Roman" w:eastAsia="Calibri" w:hAnsi="Times New Roman" w:cs="Times New Roman"/>
                <w:color w:val="000000"/>
              </w:rPr>
            </w:pPr>
            <w:r w:rsidRPr="007735FE">
              <w:rPr>
                <w:rFonts w:ascii="Times New Roman" w:hAnsi="Times New Roman" w:cs="Times New Roman"/>
                <w:i/>
                <w:u w:val="single"/>
              </w:rPr>
              <w:t>Subtask 1b</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DAAB49" w14:textId="77777777" w:rsidR="00C9233E" w:rsidRPr="007735FE" w:rsidRDefault="00C9233E" w:rsidP="00013B94">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b/>
              </w:rPr>
              <w:t>Routine</w:t>
            </w:r>
            <w:r w:rsidRPr="007735FE">
              <w:rPr>
                <w:rFonts w:ascii="Times New Roman" w:hAnsi="Times New Roman" w:cs="Times New Roman"/>
              </w:rPr>
              <w:t xml:space="preserve"> </w:t>
            </w:r>
            <w:r w:rsidR="00013B94">
              <w:rPr>
                <w:rFonts w:ascii="Times New Roman" w:hAnsi="Times New Roman" w:cs="Times New Roman"/>
              </w:rPr>
              <w:t xml:space="preserve">Monitoring </w:t>
            </w:r>
            <w:r w:rsidRPr="007735FE">
              <w:rPr>
                <w:rFonts w:ascii="Times New Roman" w:hAnsi="Times New Roman" w:cs="Times New Roman"/>
              </w:rPr>
              <w:t xml:space="preserve">Visit </w:t>
            </w:r>
            <w:r w:rsidRPr="007735FE">
              <w:rPr>
                <w:rFonts w:ascii="Times New Roman" w:hAnsi="Times New Roman" w:cs="Times New Roman"/>
                <w:b/>
                <w:bCs/>
              </w:rPr>
              <w:t>–</w:t>
            </w:r>
            <w:r w:rsidRPr="007735FE">
              <w:rPr>
                <w:rFonts w:ascii="Times New Roman" w:hAnsi="Times New Roman" w:cs="Times New Roman"/>
              </w:rPr>
              <w:t xml:space="preserve"> final report, investigator summary and supporting documents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E9DABF" w14:textId="7368A919" w:rsidR="00C9233E" w:rsidRPr="007735FE" w:rsidRDefault="002A61AF" w:rsidP="009E4D22">
            <w:pPr>
              <w:autoSpaceDE w:val="0"/>
              <w:autoSpaceDN w:val="0"/>
              <w:contextualSpacing/>
              <w:rPr>
                <w:rFonts w:ascii="Times New Roman" w:hAnsi="Times New Roman" w:cs="Times New Roman"/>
                <w:b/>
                <w:bCs/>
              </w:rPr>
            </w:pPr>
            <w:r>
              <w:rPr>
                <w:rFonts w:ascii="Times New Roman" w:hAnsi="Times New Roman" w:cs="Times New Roman"/>
              </w:rPr>
              <w:t xml:space="preserve">Routine </w:t>
            </w:r>
            <w:r w:rsidR="00A668AD">
              <w:rPr>
                <w:rFonts w:ascii="Times New Roman" w:hAnsi="Times New Roman" w:cs="Times New Roman"/>
              </w:rPr>
              <w:t>Monitoring</w:t>
            </w:r>
            <w:r w:rsidR="00A668AD" w:rsidRPr="007735FE">
              <w:rPr>
                <w:rFonts w:ascii="Times New Roman" w:hAnsi="Times New Roman" w:cs="Times New Roman"/>
                <w:b/>
                <w:bCs/>
              </w:rPr>
              <w:t xml:space="preserve"> –</w:t>
            </w:r>
          </w:p>
          <w:p w14:paraId="4379B950"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10 calendar days from last day of visit unless otherwise required by CSP Director</w:t>
            </w:r>
          </w:p>
        </w:tc>
        <w:tc>
          <w:tcPr>
            <w:tcW w:w="1979" w:type="dxa"/>
            <w:tcBorders>
              <w:top w:val="single" w:sz="4" w:space="0" w:color="auto"/>
              <w:left w:val="single" w:sz="4" w:space="0" w:color="auto"/>
              <w:bottom w:val="single" w:sz="4" w:space="0" w:color="auto"/>
              <w:right w:val="single" w:sz="4" w:space="0" w:color="auto"/>
            </w:tcBorders>
            <w:hideMark/>
          </w:tcPr>
          <w:p w14:paraId="2FC7096E"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01C192D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7CEB986B" w14:textId="465677DB"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6" w:history="1">
              <w:r w:rsidRPr="007735FE">
                <w:rPr>
                  <w:rStyle w:val="Hyperlink"/>
                  <w:rFonts w:ascii="Times New Roman" w:hAnsi="Times New Roman" w:cs="Times New Roman"/>
                </w:rPr>
                <w:t>ABQCSPSMART-PM@va.gov</w:t>
              </w:r>
            </w:hyperlink>
          </w:p>
        </w:tc>
      </w:tr>
      <w:tr w:rsidR="00C9233E" w:rsidRPr="007735FE" w14:paraId="5F9E6F5C"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A57652" w14:textId="77777777" w:rsidR="00C9233E" w:rsidRPr="007735FE" w:rsidRDefault="00C9233E" w:rsidP="009E4D22">
            <w:pPr>
              <w:pStyle w:val="ListParagraph"/>
              <w:ind w:left="0"/>
              <w:jc w:val="both"/>
              <w:rPr>
                <w:rFonts w:ascii="Times New Roman" w:eastAsia="Calibri" w:hAnsi="Times New Roman" w:cs="Times New Roman"/>
                <w:color w:val="000000"/>
              </w:rPr>
            </w:pPr>
            <w:r w:rsidRPr="007735FE">
              <w:rPr>
                <w:rFonts w:ascii="Times New Roman" w:hAnsi="Times New Roman" w:cs="Times New Roman"/>
                <w:i/>
                <w:u w:val="single"/>
              </w:rPr>
              <w:t>Subtask 1c</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B8F916"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Schedule as directed by SMART Leadership and submit a request to the SMART Program Manager (PM) email group for a site announcement letter (See Attachment D-Announcement Letter)</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89DE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30 days prior to </w:t>
            </w:r>
            <w:proofErr w:type="gramStart"/>
            <w:r w:rsidRPr="007735FE">
              <w:rPr>
                <w:rFonts w:ascii="Times New Roman" w:hAnsi="Times New Roman" w:cs="Times New Roman"/>
              </w:rPr>
              <w:t>visit</w:t>
            </w:r>
            <w:proofErr w:type="gramEnd"/>
            <w:r w:rsidRPr="007735FE">
              <w:rPr>
                <w:rFonts w:ascii="Times New Roman" w:hAnsi="Times New Roman" w:cs="Times New Roman"/>
              </w:rPr>
              <w:t xml:space="preserve"> but no later than 14 days.</w:t>
            </w:r>
          </w:p>
        </w:tc>
        <w:tc>
          <w:tcPr>
            <w:tcW w:w="1979" w:type="dxa"/>
            <w:tcBorders>
              <w:top w:val="single" w:sz="4" w:space="0" w:color="auto"/>
              <w:left w:val="single" w:sz="4" w:space="0" w:color="auto"/>
              <w:bottom w:val="single" w:sz="4" w:space="0" w:color="auto"/>
              <w:right w:val="single" w:sz="4" w:space="0" w:color="auto"/>
            </w:tcBorders>
            <w:hideMark/>
          </w:tcPr>
          <w:p w14:paraId="490E89C0"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4DC754A1"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5BB8E7B8" w14:textId="5D599F25"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7" w:history="1">
              <w:r w:rsidRPr="007735FE">
                <w:rPr>
                  <w:rStyle w:val="Hyperlink"/>
                  <w:rFonts w:ascii="Times New Roman" w:hAnsi="Times New Roman" w:cs="Times New Roman"/>
                </w:rPr>
                <w:t>ABQCSPSMART-PM@va.gov</w:t>
              </w:r>
            </w:hyperlink>
          </w:p>
        </w:tc>
      </w:tr>
      <w:tr w:rsidR="00C9233E" w:rsidRPr="007735FE" w14:paraId="031C3D5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22FD61" w14:textId="77777777" w:rsidR="00C9233E" w:rsidRPr="007735FE" w:rsidRDefault="00C9233E" w:rsidP="009E4D22">
            <w:pPr>
              <w:pStyle w:val="ListParagraph"/>
              <w:ind w:left="0"/>
              <w:jc w:val="both"/>
              <w:rPr>
                <w:rFonts w:ascii="Times New Roman" w:hAnsi="Times New Roman" w:cs="Times New Roman"/>
                <w:i/>
                <w:u w:val="single"/>
              </w:rPr>
            </w:pPr>
            <w:r w:rsidRPr="007735FE">
              <w:rPr>
                <w:rFonts w:ascii="Times New Roman" w:hAnsi="Times New Roman" w:cs="Times New Roman"/>
                <w:i/>
                <w:u w:val="single"/>
              </w:rPr>
              <w:t>Subtask 1c</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5F4DBA"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Contractor shall assemble all documents and resource materials needed to conduct the visit according to monitoring plan and save documents received from site coordinator</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5AA1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Prior to first day of visit</w:t>
            </w:r>
          </w:p>
          <w:p w14:paraId="49CB262C" w14:textId="77777777" w:rsidR="00C9233E" w:rsidRPr="007735FE" w:rsidRDefault="00C9233E" w:rsidP="009E4D22">
            <w:pPr>
              <w:autoSpaceDE w:val="0"/>
              <w:autoSpaceDN w:val="0"/>
              <w:contextualSpacing/>
              <w:rPr>
                <w:rFonts w:ascii="Times New Roman" w:hAnsi="Times New Roman" w:cs="Times New Roman"/>
              </w:rPr>
            </w:pPr>
          </w:p>
        </w:tc>
        <w:tc>
          <w:tcPr>
            <w:tcW w:w="1979" w:type="dxa"/>
            <w:tcBorders>
              <w:top w:val="single" w:sz="4" w:space="0" w:color="auto"/>
              <w:left w:val="single" w:sz="4" w:space="0" w:color="auto"/>
              <w:bottom w:val="single" w:sz="4" w:space="0" w:color="auto"/>
              <w:right w:val="single" w:sz="4" w:space="0" w:color="auto"/>
            </w:tcBorders>
          </w:tcPr>
          <w:p w14:paraId="1912D904" w14:textId="48DA38C5" w:rsidR="00C9233E" w:rsidRPr="00A96293" w:rsidRDefault="00C9233E" w:rsidP="009E4D22">
            <w:pPr>
              <w:autoSpaceDE w:val="0"/>
              <w:autoSpaceDN w:val="0"/>
              <w:contextualSpacing/>
              <w:rPr>
                <w:rFonts w:ascii="Times New Roman" w:hAnsi="Times New Roman" w:cs="Times New Roman"/>
                <w:color w:val="0000FF" w:themeColor="hyperlink"/>
                <w:u w:val="single"/>
              </w:rPr>
            </w:pPr>
            <w:r w:rsidRPr="007735FE">
              <w:rPr>
                <w:rFonts w:ascii="Times New Roman" w:hAnsi="Times New Roman" w:cs="Times New Roman"/>
              </w:rPr>
              <w:t xml:space="preserve">SMART SharePoint site, URL </w:t>
            </w:r>
            <w:hyperlink r:id="rId8" w:history="1">
              <w:r w:rsidRPr="007735FE">
                <w:rPr>
                  <w:rStyle w:val="Hyperlink"/>
                  <w:rFonts w:ascii="Times New Roman" w:hAnsi="Times New Roman" w:cs="Times New Roman"/>
                </w:rPr>
                <w:t>https://www.csp.va.gov/smart/SitePages/Home.aspx</w:t>
              </w:r>
            </w:hyperlink>
            <w:r w:rsidRPr="007735FE">
              <w:rPr>
                <w:rStyle w:val="Hyperlink"/>
                <w:rFonts w:ascii="Times New Roman" w:hAnsi="Times New Roman" w:cs="Times New Roman"/>
              </w:rPr>
              <w:t xml:space="preserve">  </w:t>
            </w:r>
          </w:p>
        </w:tc>
      </w:tr>
      <w:tr w:rsidR="00C9233E" w:rsidRPr="007735FE" w14:paraId="2205C7F1"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6A89CC" w14:textId="77777777" w:rsidR="00C9233E" w:rsidRPr="007735FE" w:rsidRDefault="00C9233E" w:rsidP="009E4D22">
            <w:pPr>
              <w:pStyle w:val="ListParagraph"/>
              <w:ind w:left="0"/>
              <w:jc w:val="both"/>
              <w:rPr>
                <w:rFonts w:ascii="Times New Roman" w:hAnsi="Times New Roman" w:cs="Times New Roman"/>
              </w:rPr>
            </w:pPr>
            <w:r w:rsidRPr="007735FE">
              <w:rPr>
                <w:rFonts w:ascii="Times New Roman" w:hAnsi="Times New Roman" w:cs="Times New Roman"/>
                <w:i/>
                <w:u w:val="single"/>
              </w:rPr>
              <w:t>Subtask 1d</w:t>
            </w:r>
            <w:r w:rsidRPr="007735FE">
              <w:rPr>
                <w:rFonts w:ascii="Times New Roman" w:hAnsi="Times New Roman" w:cs="Times New Roman"/>
                <w:i/>
              </w:rPr>
              <w:t xml:space="preserve"> </w:t>
            </w:r>
          </w:p>
          <w:p w14:paraId="2B354ABA"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80967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Perform monitoring visit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19255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During visit dates</w:t>
            </w:r>
          </w:p>
        </w:tc>
        <w:tc>
          <w:tcPr>
            <w:tcW w:w="1979" w:type="dxa"/>
            <w:tcBorders>
              <w:top w:val="single" w:sz="4" w:space="0" w:color="auto"/>
              <w:left w:val="single" w:sz="4" w:space="0" w:color="auto"/>
              <w:bottom w:val="single" w:sz="4" w:space="0" w:color="auto"/>
              <w:right w:val="single" w:sz="4" w:space="0" w:color="auto"/>
            </w:tcBorders>
          </w:tcPr>
          <w:p w14:paraId="09F89F59" w14:textId="56D7DCEA"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 xml:space="preserve">SMART SharePoint site, URL </w:t>
            </w:r>
            <w:hyperlink r:id="rId9" w:history="1">
              <w:r w:rsidRPr="007735FE">
                <w:rPr>
                  <w:rStyle w:val="Hyperlink"/>
                  <w:rFonts w:ascii="Times New Roman" w:hAnsi="Times New Roman" w:cs="Times New Roman"/>
                </w:rPr>
                <w:t>https://www.csp.va.gov/smart/SitePages/Home.aspx</w:t>
              </w:r>
            </w:hyperlink>
          </w:p>
        </w:tc>
      </w:tr>
      <w:tr w:rsidR="00C9233E" w:rsidRPr="007735FE" w14:paraId="14E4F29E"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D41B47" w14:textId="77777777" w:rsidR="00C9233E" w:rsidRPr="007735FE" w:rsidRDefault="00C9233E" w:rsidP="009E4D22">
            <w:pPr>
              <w:pStyle w:val="ListParagraph"/>
              <w:tabs>
                <w:tab w:val="left" w:pos="540"/>
              </w:tabs>
              <w:ind w:left="-15"/>
              <w:jc w:val="both"/>
              <w:rPr>
                <w:rFonts w:ascii="Times New Roman" w:hAnsi="Times New Roman" w:cs="Times New Roman"/>
                <w:bCs/>
                <w:i/>
                <w:u w:val="single"/>
              </w:rPr>
            </w:pPr>
            <w:r w:rsidRPr="007735FE">
              <w:rPr>
                <w:rFonts w:ascii="Times New Roman" w:hAnsi="Times New Roman" w:cs="Times New Roman"/>
                <w:i/>
                <w:u w:val="single"/>
              </w:rPr>
              <w:t>Subtask 1e</w:t>
            </w:r>
            <w:r w:rsidRPr="007735FE">
              <w:rPr>
                <w:rFonts w:ascii="Times New Roman" w:hAnsi="Times New Roman" w:cs="Times New Roman"/>
                <w:i/>
              </w:rPr>
              <w:t xml:space="preserve"> </w:t>
            </w:r>
          </w:p>
          <w:p w14:paraId="2E274B82"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34889677"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77011DB5"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00DD97BA"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50126E7F"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25D341"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The contractor shall finalize and provide logs, site visit report, Summary for Investigator and applicable attachments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26571B"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Within ten calendar days (or current SOP requirement) of last day on site of site visit</w:t>
            </w:r>
            <w:r w:rsidRPr="007735FE">
              <w:rPr>
                <w:rFonts w:ascii="Times New Roman" w:hAnsi="Times New Roman" w:cs="Times New Roman"/>
              </w:rPr>
              <w:br/>
            </w:r>
          </w:p>
        </w:tc>
        <w:tc>
          <w:tcPr>
            <w:tcW w:w="1979" w:type="dxa"/>
            <w:tcBorders>
              <w:top w:val="single" w:sz="4" w:space="0" w:color="auto"/>
              <w:left w:val="single" w:sz="4" w:space="0" w:color="auto"/>
              <w:bottom w:val="single" w:sz="4" w:space="0" w:color="auto"/>
              <w:right w:val="single" w:sz="4" w:space="0" w:color="auto"/>
            </w:tcBorders>
            <w:hideMark/>
          </w:tcPr>
          <w:p w14:paraId="25E86F4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0A662694" w14:textId="6BA58623" w:rsidR="00C9233E" w:rsidRPr="00A96293" w:rsidRDefault="00C9233E" w:rsidP="009E4D22">
            <w:pPr>
              <w:contextualSpacing/>
              <w:rPr>
                <w:rFonts w:ascii="Times New Roman" w:eastAsia="Calibri" w:hAnsi="Times New Roman" w:cs="Times New Roman"/>
              </w:rPr>
            </w:pPr>
            <w:r w:rsidRPr="007735FE">
              <w:rPr>
                <w:rFonts w:ascii="Times New Roman" w:eastAsia="Calibri" w:hAnsi="Times New Roman" w:cs="Times New Roman"/>
              </w:rPr>
              <w:t>SMART PM</w:t>
            </w:r>
          </w:p>
          <w:p w14:paraId="0BE2BFCE"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 xml:space="preserve">SMART SharePoint site, URL </w:t>
            </w:r>
            <w:hyperlink r:id="rId10" w:history="1">
              <w:r w:rsidRPr="007735FE">
                <w:rPr>
                  <w:rStyle w:val="Hyperlink"/>
                  <w:rFonts w:ascii="Times New Roman" w:hAnsi="Times New Roman" w:cs="Times New Roman"/>
                </w:rPr>
                <w:t>https://www.csp.va.g</w:t>
              </w:r>
              <w:r w:rsidRPr="007735FE">
                <w:rPr>
                  <w:rStyle w:val="Hyperlink"/>
                  <w:rFonts w:ascii="Times New Roman" w:hAnsi="Times New Roman" w:cs="Times New Roman"/>
                </w:rPr>
                <w:lastRenderedPageBreak/>
                <w:t>ov/smart/SitePages/Home.aspx</w:t>
              </w:r>
            </w:hyperlink>
          </w:p>
        </w:tc>
      </w:tr>
      <w:tr w:rsidR="00C9233E" w:rsidRPr="007735FE" w14:paraId="2237ABBD"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3C5464" w14:textId="77777777" w:rsidR="00C9233E" w:rsidRPr="007735FE" w:rsidRDefault="00C9233E" w:rsidP="009E4D22">
            <w:pPr>
              <w:pStyle w:val="ListParagraph"/>
              <w:tabs>
                <w:tab w:val="left" w:pos="540"/>
              </w:tabs>
              <w:ind w:left="0"/>
              <w:jc w:val="both"/>
              <w:rPr>
                <w:rFonts w:ascii="Times New Roman" w:eastAsia="Calibri" w:hAnsi="Times New Roman" w:cs="Times New Roman"/>
                <w:color w:val="000000"/>
              </w:rPr>
            </w:pPr>
            <w:r w:rsidRPr="007735FE">
              <w:rPr>
                <w:rFonts w:ascii="Times New Roman" w:hAnsi="Times New Roman" w:cs="Times New Roman"/>
                <w:i/>
                <w:u w:val="single"/>
              </w:rPr>
              <w:lastRenderedPageBreak/>
              <w:t xml:space="preserve">Subtask 1f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7E549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Monitoring Report Follow-up and Resolution</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813ED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31557BBA"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2124F780" w14:textId="5F317ABF" w:rsidR="00C9233E" w:rsidRPr="00A96293" w:rsidRDefault="00C9233E" w:rsidP="009E4D22">
            <w:pPr>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44BD5D05"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C43B04" w14:textId="77777777" w:rsidR="00C9233E" w:rsidRPr="007735FE" w:rsidRDefault="00C9233E" w:rsidP="009E4D22">
            <w:pPr>
              <w:spacing w:after="120"/>
              <w:ind w:left="-105"/>
              <w:contextualSpacing/>
              <w:rPr>
                <w:rFonts w:ascii="Times New Roman" w:eastAsia="Calibri" w:hAnsi="Times New Roman" w:cs="Times New Roman"/>
                <w:color w:val="000000"/>
              </w:rPr>
            </w:pPr>
            <w:r w:rsidRPr="007735FE">
              <w:rPr>
                <w:rFonts w:ascii="Times New Roman" w:hAnsi="Times New Roman" w:cs="Times New Roman"/>
                <w:b/>
              </w:rPr>
              <w:t xml:space="preserve">Task 2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18DBA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AE546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See subtasks </w:t>
            </w:r>
          </w:p>
        </w:tc>
        <w:tc>
          <w:tcPr>
            <w:tcW w:w="1979" w:type="dxa"/>
            <w:tcBorders>
              <w:top w:val="single" w:sz="4" w:space="0" w:color="auto"/>
              <w:left w:val="single" w:sz="4" w:space="0" w:color="auto"/>
              <w:bottom w:val="single" w:sz="4" w:space="0" w:color="auto"/>
              <w:right w:val="single" w:sz="4" w:space="0" w:color="auto"/>
            </w:tcBorders>
            <w:hideMark/>
          </w:tcPr>
          <w:p w14:paraId="15E9C87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3D253428"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A65B17" w14:textId="77777777" w:rsidR="00C9233E" w:rsidRPr="007735FE" w:rsidRDefault="00C9233E" w:rsidP="009E4D22">
            <w:pPr>
              <w:tabs>
                <w:tab w:val="left" w:pos="900"/>
              </w:tabs>
              <w:contextualSpacing/>
              <w:jc w:val="both"/>
              <w:rPr>
                <w:rFonts w:ascii="Times New Roman" w:hAnsi="Times New Roman" w:cs="Times New Roman"/>
              </w:rPr>
            </w:pPr>
            <w:r w:rsidRPr="007735FE">
              <w:rPr>
                <w:rFonts w:ascii="Times New Roman" w:hAnsi="Times New Roman" w:cs="Times New Roman"/>
                <w:i/>
                <w:u w:val="single"/>
              </w:rPr>
              <w:t>Subtask 2a</w:t>
            </w:r>
            <w:r w:rsidRPr="007735FE">
              <w:rPr>
                <w:rFonts w:ascii="Times New Roman" w:hAnsi="Times New Roman" w:cs="Times New Roman"/>
                <w:i/>
              </w:rPr>
              <w:t xml:space="preserve"> </w:t>
            </w:r>
          </w:p>
          <w:p w14:paraId="1C0145C4"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DE43D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Services provided to support another contractor – visit completion</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DCC46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446779A9"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0B324DB"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p w14:paraId="0399C4F2" w14:textId="13FE9806" w:rsidR="00C9233E" w:rsidRPr="007735FE" w:rsidRDefault="00A668AD" w:rsidP="009E4D22">
            <w:pPr>
              <w:autoSpaceDE w:val="0"/>
              <w:autoSpaceDN w:val="0"/>
              <w:contextualSpacing/>
              <w:rPr>
                <w:rFonts w:ascii="Times New Roman" w:eastAsia="Calibri" w:hAnsi="Times New Roman" w:cs="Times New Roman"/>
                <w:color w:val="000000"/>
              </w:rPr>
            </w:pPr>
            <w:r>
              <w:rPr>
                <w:rFonts w:ascii="Times New Roman" w:eastAsia="Calibri" w:hAnsi="Times New Roman" w:cs="Times New Roman"/>
                <w:color w:val="000000"/>
              </w:rPr>
              <w:t>-</w:t>
            </w:r>
          </w:p>
        </w:tc>
      </w:tr>
      <w:tr w:rsidR="00C9233E" w:rsidRPr="007735FE" w14:paraId="0B32CFD2"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4EBDDE" w14:textId="77777777" w:rsidR="00C9233E" w:rsidRPr="007735FE" w:rsidRDefault="00C9233E" w:rsidP="009E4D22">
            <w:pPr>
              <w:tabs>
                <w:tab w:val="left" w:pos="90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Subtask 2b</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D6D79A"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Support services provided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19DC48"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0624658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6977365" w14:textId="20E9DF4A"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52E5B691"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5B74DF" w14:textId="77777777" w:rsidR="00C9233E" w:rsidRPr="007735FE" w:rsidRDefault="00C9233E" w:rsidP="009E4D22">
            <w:pPr>
              <w:spacing w:after="120"/>
              <w:ind w:left="-15"/>
              <w:contextualSpacing/>
              <w:jc w:val="both"/>
              <w:rPr>
                <w:rFonts w:ascii="Times New Roman" w:eastAsia="Calibri" w:hAnsi="Times New Roman" w:cs="Times New Roman"/>
                <w:color w:val="000000"/>
              </w:rPr>
            </w:pPr>
            <w:r w:rsidRPr="007735FE">
              <w:rPr>
                <w:rFonts w:ascii="Times New Roman" w:hAnsi="Times New Roman" w:cs="Times New Roman"/>
                <w:b/>
              </w:rPr>
              <w:t xml:space="preserve">Task 3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9F50B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E8AE8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c>
          <w:tcPr>
            <w:tcW w:w="1979" w:type="dxa"/>
            <w:tcBorders>
              <w:top w:val="single" w:sz="4" w:space="0" w:color="auto"/>
              <w:left w:val="single" w:sz="4" w:space="0" w:color="auto"/>
              <w:bottom w:val="single" w:sz="4" w:space="0" w:color="auto"/>
              <w:right w:val="single" w:sz="4" w:space="0" w:color="auto"/>
            </w:tcBorders>
            <w:hideMark/>
          </w:tcPr>
          <w:p w14:paraId="657BA13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11664647"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99B9DB"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3a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7BF6F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Site tools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BDB3CC"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17A78C0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89CC60A" w14:textId="1335B4BF"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322DFC74"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A2C0B3"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3b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C761A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GCP tool/s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F925B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1528E195"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5763076" w14:textId="32631AA1"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28053569"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3AC2F6"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3c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562285"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Design data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72946"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4B773DEB"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6879E9A4" w14:textId="6D9B594B"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119D809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EC825"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3d </w:t>
            </w:r>
          </w:p>
          <w:p w14:paraId="7FB12CD2"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117E6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Documents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2A467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65DD833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7C743837" w14:textId="3353928D"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D8288F" w:rsidRPr="007735FE" w14:paraId="1A2C52F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B8011" w14:textId="77777777" w:rsidR="00D8288F" w:rsidRPr="007735FE" w:rsidRDefault="00533807"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Subtask 3e</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4CEA22" w14:textId="77777777" w:rsidR="00D8288F" w:rsidRPr="007735FE" w:rsidRDefault="00533807" w:rsidP="00533807">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iCs/>
              </w:rPr>
              <w:t xml:space="preserve">Off-Site Records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F1204" w14:textId="77777777" w:rsidR="00D8288F" w:rsidRPr="007735FE" w:rsidRDefault="00533807"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tcPr>
          <w:p w14:paraId="3D22DA14" w14:textId="77777777" w:rsidR="00533807" w:rsidRPr="007735FE" w:rsidRDefault="00533807" w:rsidP="00533807">
            <w:pPr>
              <w:contextualSpacing/>
              <w:rPr>
                <w:rFonts w:ascii="Times New Roman" w:hAnsi="Times New Roman" w:cs="Times New Roman"/>
              </w:rPr>
            </w:pPr>
            <w:r w:rsidRPr="007735FE">
              <w:rPr>
                <w:rFonts w:ascii="Times New Roman" w:hAnsi="Times New Roman" w:cs="Times New Roman"/>
              </w:rPr>
              <w:t xml:space="preserve">SMART Monitoring Lead </w:t>
            </w:r>
          </w:p>
          <w:p w14:paraId="27FC6E9D" w14:textId="3A8FFB51" w:rsidR="00D8288F" w:rsidRPr="00A96293" w:rsidRDefault="00533807" w:rsidP="00A96293">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4AF50EB3"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7827C6"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3f </w:t>
            </w:r>
          </w:p>
          <w:p w14:paraId="699AA06F" w14:textId="77777777" w:rsidR="00C9233E" w:rsidRPr="007735FE" w:rsidRDefault="00C9233E" w:rsidP="009E4D22">
            <w:pPr>
              <w:tabs>
                <w:tab w:val="left" w:pos="900"/>
                <w:tab w:val="left" w:pos="1440"/>
              </w:tabs>
              <w:ind w:left="360"/>
              <w:contextualSpacing/>
              <w:jc w:val="both"/>
              <w:rPr>
                <w:rFonts w:ascii="Times New Roman" w:hAnsi="Times New Roman" w:cs="Times New Roman"/>
                <w:i/>
                <w:u w:val="single"/>
              </w:rPr>
            </w:pPr>
          </w:p>
          <w:p w14:paraId="6C09A36E"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CF9C63"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Documentation of completed study orientation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AF4B51"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Upon completion of training, no later than due date of training requirement.</w:t>
            </w:r>
          </w:p>
        </w:tc>
        <w:tc>
          <w:tcPr>
            <w:tcW w:w="1979" w:type="dxa"/>
            <w:tcBorders>
              <w:top w:val="single" w:sz="4" w:space="0" w:color="auto"/>
              <w:left w:val="single" w:sz="4" w:space="0" w:color="auto"/>
              <w:bottom w:val="single" w:sz="4" w:space="0" w:color="auto"/>
              <w:right w:val="single" w:sz="4" w:space="0" w:color="auto"/>
            </w:tcBorders>
          </w:tcPr>
          <w:p w14:paraId="62E95BF5"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31880A04" w14:textId="5C7DD1F2"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11" w:history="1">
              <w:r w:rsidRPr="007735FE">
                <w:rPr>
                  <w:rStyle w:val="Hyperlink"/>
                  <w:rFonts w:ascii="Times New Roman" w:hAnsi="Times New Roman" w:cs="Times New Roman"/>
                </w:rPr>
                <w:t>ABQCSPSMART-PM@va.gov</w:t>
              </w:r>
            </w:hyperlink>
          </w:p>
        </w:tc>
      </w:tr>
      <w:tr w:rsidR="00C9233E" w:rsidRPr="007735FE" w14:paraId="7CBF6010"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1BB4D"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3g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BB3D63"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Documentation of completed training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2EAC3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Upon completion of training, no later than due date of training requirement.</w:t>
            </w:r>
          </w:p>
        </w:tc>
        <w:tc>
          <w:tcPr>
            <w:tcW w:w="1979" w:type="dxa"/>
            <w:tcBorders>
              <w:top w:val="single" w:sz="4" w:space="0" w:color="auto"/>
              <w:left w:val="single" w:sz="4" w:space="0" w:color="auto"/>
              <w:bottom w:val="single" w:sz="4" w:space="0" w:color="auto"/>
              <w:right w:val="single" w:sz="4" w:space="0" w:color="auto"/>
            </w:tcBorders>
            <w:hideMark/>
          </w:tcPr>
          <w:p w14:paraId="7D91D57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23E3FF21" w14:textId="2A26C9C1" w:rsidR="00C9233E" w:rsidRPr="00A96293" w:rsidRDefault="00C9233E" w:rsidP="009E4D22">
            <w:pPr>
              <w:autoSpaceDE w:val="0"/>
              <w:autoSpaceDN w:val="0"/>
              <w:contextualSpacing/>
              <w:rPr>
                <w:rFonts w:ascii="Times New Roman" w:hAnsi="Times New Roman" w:cs="Times New Roman"/>
              </w:rPr>
            </w:pPr>
            <w:hyperlink r:id="rId12" w:history="1">
              <w:r w:rsidRPr="007735FE">
                <w:rPr>
                  <w:rStyle w:val="Hyperlink"/>
                  <w:rFonts w:ascii="Times New Roman" w:hAnsi="Times New Roman" w:cs="Times New Roman"/>
                </w:rPr>
                <w:t>ABQCSPSMART-PM@va.gov</w:t>
              </w:r>
            </w:hyperlink>
          </w:p>
        </w:tc>
      </w:tr>
      <w:tr w:rsidR="00C9233E" w:rsidRPr="007735FE" w14:paraId="5FFFF9E0"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5462A"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3h </w:t>
            </w:r>
          </w:p>
          <w:p w14:paraId="14F198F2"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852DAB"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Properly completed and submitted SDR review activities of visit reports and documents – Post Visit</w:t>
            </w:r>
          </w:p>
          <w:p w14:paraId="7735C3F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lastRenderedPageBreak/>
              <w:t>Properly completed and submitted SDR review activities of visit reports and documents – Post Site Response</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C12E7"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lastRenderedPageBreak/>
              <w:t>Due 30 days from last date of visit or current SOP requirement.</w:t>
            </w:r>
          </w:p>
          <w:p w14:paraId="385E140A" w14:textId="77777777" w:rsidR="00C9233E" w:rsidRPr="007735FE" w:rsidRDefault="00C9233E" w:rsidP="009E4D22">
            <w:pPr>
              <w:autoSpaceDE w:val="0"/>
              <w:autoSpaceDN w:val="0"/>
              <w:contextualSpacing/>
              <w:rPr>
                <w:rFonts w:ascii="Times New Roman" w:hAnsi="Times New Roman" w:cs="Times New Roman"/>
              </w:rPr>
            </w:pPr>
          </w:p>
          <w:p w14:paraId="0C33A19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lastRenderedPageBreak/>
              <w:t>Due as determined by Director of SMART</w:t>
            </w:r>
          </w:p>
        </w:tc>
        <w:tc>
          <w:tcPr>
            <w:tcW w:w="1979" w:type="dxa"/>
            <w:tcBorders>
              <w:top w:val="single" w:sz="4" w:space="0" w:color="auto"/>
              <w:left w:val="single" w:sz="4" w:space="0" w:color="auto"/>
              <w:bottom w:val="single" w:sz="4" w:space="0" w:color="auto"/>
              <w:right w:val="single" w:sz="4" w:space="0" w:color="auto"/>
            </w:tcBorders>
          </w:tcPr>
          <w:p w14:paraId="33CB158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lastRenderedPageBreak/>
              <w:t xml:space="preserve">SMART Monitoring Lead </w:t>
            </w:r>
          </w:p>
          <w:p w14:paraId="110545DE"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eastAsia="Calibri" w:hAnsi="Times New Roman" w:cs="Times New Roman"/>
              </w:rPr>
              <w:t>SMART PM</w:t>
            </w:r>
            <w:r w:rsidRPr="007735FE">
              <w:rPr>
                <w:rFonts w:ascii="Times New Roman" w:hAnsi="Times New Roman" w:cs="Times New Roman"/>
              </w:rPr>
              <w:t xml:space="preserve"> </w:t>
            </w:r>
          </w:p>
          <w:p w14:paraId="0B01D2C8" w14:textId="5911251C" w:rsidR="00C9233E" w:rsidRPr="00A96293" w:rsidRDefault="00C9233E" w:rsidP="009E4D22">
            <w:pPr>
              <w:autoSpaceDE w:val="0"/>
              <w:autoSpaceDN w:val="0"/>
              <w:contextualSpacing/>
              <w:rPr>
                <w:rFonts w:ascii="Times New Roman" w:hAnsi="Times New Roman" w:cs="Times New Roman"/>
              </w:rPr>
            </w:pPr>
            <w:hyperlink r:id="rId13" w:history="1">
              <w:r w:rsidRPr="007735FE">
                <w:rPr>
                  <w:rStyle w:val="Hyperlink"/>
                  <w:rFonts w:ascii="Times New Roman" w:hAnsi="Times New Roman" w:cs="Times New Roman"/>
                </w:rPr>
                <w:t>ABQCSPSMART-PM@va.gov</w:t>
              </w:r>
            </w:hyperlink>
          </w:p>
        </w:tc>
      </w:tr>
      <w:tr w:rsidR="00C9233E" w:rsidRPr="007735FE" w14:paraId="699479B8"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22018E" w14:textId="77777777" w:rsidR="00C9233E" w:rsidRPr="007735FE" w:rsidRDefault="002368E6" w:rsidP="009E4D22">
            <w:pPr>
              <w:pStyle w:val="ListParagraph"/>
              <w:ind w:left="0"/>
              <w:rPr>
                <w:rFonts w:ascii="Times New Roman" w:hAnsi="Times New Roman" w:cs="Times New Roman"/>
                <w:b/>
              </w:rPr>
            </w:pPr>
            <w:r>
              <w:rPr>
                <w:rFonts w:ascii="Times New Roman" w:hAnsi="Times New Roman" w:cs="Times New Roman"/>
                <w:b/>
              </w:rPr>
              <w:lastRenderedPageBreak/>
              <w:t>Task 4</w:t>
            </w:r>
          </w:p>
          <w:p w14:paraId="05A2961B"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65447A"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Successfully complete the appropriate training courses in TMS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00DEC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Before being granted access to VA info and systems and annually thereafter</w:t>
            </w:r>
          </w:p>
        </w:tc>
        <w:tc>
          <w:tcPr>
            <w:tcW w:w="1979" w:type="dxa"/>
            <w:tcBorders>
              <w:top w:val="single" w:sz="4" w:space="0" w:color="auto"/>
              <w:left w:val="single" w:sz="4" w:space="0" w:color="auto"/>
              <w:bottom w:val="single" w:sz="4" w:space="0" w:color="auto"/>
              <w:right w:val="single" w:sz="4" w:space="0" w:color="auto"/>
            </w:tcBorders>
            <w:hideMark/>
          </w:tcPr>
          <w:p w14:paraId="356F45B2" w14:textId="77777777" w:rsidR="00C9233E" w:rsidRPr="007735FE" w:rsidRDefault="00C9233E" w:rsidP="009E4D22">
            <w:pPr>
              <w:autoSpaceDE w:val="0"/>
              <w:autoSpaceDN w:val="0"/>
              <w:contextualSpacing/>
              <w:rPr>
                <w:rFonts w:ascii="Times New Roman" w:hAnsi="Times New Roman" w:cs="Times New Roman"/>
              </w:rPr>
            </w:pPr>
            <w:hyperlink r:id="rId14" w:history="1">
              <w:r w:rsidRPr="007735FE">
                <w:rPr>
                  <w:rStyle w:val="Hyperlink"/>
                  <w:rFonts w:ascii="Times New Roman" w:hAnsi="Times New Roman" w:cs="Times New Roman"/>
                </w:rPr>
                <w:t>ABQCSPSMART-PM@va.gov</w:t>
              </w:r>
            </w:hyperlink>
          </w:p>
          <w:p w14:paraId="08D1897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COR</w:t>
            </w:r>
          </w:p>
        </w:tc>
      </w:tr>
      <w:tr w:rsidR="00C9233E" w:rsidRPr="007735FE" w14:paraId="1294C422"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E649C" w14:textId="77777777" w:rsidR="00C9233E" w:rsidRPr="007735FE" w:rsidRDefault="002368E6" w:rsidP="009E4D22">
            <w:pPr>
              <w:autoSpaceDE w:val="0"/>
              <w:autoSpaceDN w:val="0"/>
              <w:contextualSpacing/>
              <w:rPr>
                <w:rFonts w:ascii="Times New Roman" w:eastAsia="Calibri" w:hAnsi="Times New Roman" w:cs="Times New Roman"/>
                <w:color w:val="000000"/>
              </w:rPr>
            </w:pPr>
            <w:r>
              <w:rPr>
                <w:rFonts w:ascii="Times New Roman" w:hAnsi="Times New Roman" w:cs="Times New Roman"/>
                <w:b/>
              </w:rPr>
              <w:t>Task 5</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366334"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Submit expenses incurred utilizing the invoice template, travel </w:t>
            </w:r>
            <w:proofErr w:type="gramStart"/>
            <w:r w:rsidRPr="007735FE">
              <w:rPr>
                <w:rFonts w:ascii="Times New Roman" w:hAnsi="Times New Roman" w:cs="Times New Roman"/>
              </w:rPr>
              <w:t>expense</w:t>
            </w:r>
            <w:proofErr w:type="gramEnd"/>
            <w:r w:rsidRPr="007735FE">
              <w:rPr>
                <w:rFonts w:ascii="Times New Roman" w:hAnsi="Times New Roman" w:cs="Times New Roman"/>
              </w:rPr>
              <w:t xml:space="preserve"> and professional service worksheets and training supplied at the time of award. </w:t>
            </w:r>
          </w:p>
          <w:p w14:paraId="1888940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Invoices should be submitted in VIS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A32190" w14:textId="77777777" w:rsidR="00C9233E" w:rsidRPr="007735FE" w:rsidRDefault="002368E6" w:rsidP="009E4D22">
            <w:pPr>
              <w:autoSpaceDE w:val="0"/>
              <w:autoSpaceDN w:val="0"/>
              <w:contextualSpacing/>
              <w:rPr>
                <w:rFonts w:ascii="Times New Roman" w:eastAsia="Calibri" w:hAnsi="Times New Roman" w:cs="Times New Roman"/>
                <w:color w:val="000000"/>
              </w:rPr>
            </w:pPr>
            <w:r>
              <w:rPr>
                <w:rFonts w:ascii="Times New Roman" w:eastAsia="Calibri" w:hAnsi="Times New Roman" w:cs="Times New Roman"/>
                <w:color w:val="000000"/>
              </w:rPr>
              <w:t>Within 30 days of visit.</w:t>
            </w:r>
          </w:p>
          <w:p w14:paraId="6F4B6F6B"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And after all QA services are complete and all associated QA documents are submitted. </w:t>
            </w:r>
          </w:p>
          <w:p w14:paraId="3BFE6178" w14:textId="77777777" w:rsidR="00C9233E" w:rsidRPr="007735FE" w:rsidRDefault="00C9233E" w:rsidP="009E4D22">
            <w:pPr>
              <w:autoSpaceDE w:val="0"/>
              <w:autoSpaceDN w:val="0"/>
              <w:contextualSpacing/>
              <w:rPr>
                <w:rFonts w:ascii="Times New Roman" w:hAnsi="Times New Roman" w:cs="Times New Roman"/>
              </w:rPr>
            </w:pPr>
          </w:p>
          <w:p w14:paraId="28EE0D57" w14:textId="77777777" w:rsidR="00C9233E" w:rsidRPr="007735FE" w:rsidRDefault="00C9233E" w:rsidP="002368E6">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Within 30 days of visit</w:t>
            </w:r>
            <w:r w:rsidR="002368E6">
              <w:rPr>
                <w:rFonts w:ascii="Times New Roman" w:hAnsi="Times New Roman" w:cs="Times New Roman"/>
              </w:rPr>
              <w:t xml:space="preserve"> </w:t>
            </w:r>
            <w:r w:rsidRPr="007735FE">
              <w:rPr>
                <w:rFonts w:ascii="Times New Roman" w:hAnsi="Times New Roman" w:cs="Times New Roman"/>
              </w:rPr>
              <w:t>and after SMART PM approves the invoice, the contractor will submit the final invoice as directed in the contract</w:t>
            </w:r>
          </w:p>
        </w:tc>
        <w:tc>
          <w:tcPr>
            <w:tcW w:w="1979" w:type="dxa"/>
            <w:tcBorders>
              <w:top w:val="single" w:sz="4" w:space="0" w:color="auto"/>
              <w:left w:val="single" w:sz="4" w:space="0" w:color="auto"/>
              <w:bottom w:val="single" w:sz="4" w:space="0" w:color="auto"/>
              <w:right w:val="single" w:sz="4" w:space="0" w:color="auto"/>
            </w:tcBorders>
          </w:tcPr>
          <w:p w14:paraId="4F8286CA" w14:textId="77777777" w:rsidR="00C9233E" w:rsidRPr="007735FE" w:rsidRDefault="00C9233E" w:rsidP="009E4D22">
            <w:pPr>
              <w:autoSpaceDE w:val="0"/>
              <w:autoSpaceDN w:val="0"/>
              <w:contextualSpacing/>
              <w:rPr>
                <w:rFonts w:ascii="Times New Roman" w:hAnsi="Times New Roman" w:cs="Times New Roman"/>
              </w:rPr>
            </w:pPr>
            <w:hyperlink r:id="rId15" w:history="1">
              <w:r w:rsidRPr="007735FE">
                <w:rPr>
                  <w:rStyle w:val="Hyperlink"/>
                  <w:rFonts w:ascii="Times New Roman" w:hAnsi="Times New Roman" w:cs="Times New Roman"/>
                </w:rPr>
                <w:t>ABQCSPSMART-PM@va.gov</w:t>
              </w:r>
            </w:hyperlink>
          </w:p>
          <w:p w14:paraId="267201FB" w14:textId="36680C44" w:rsidR="00C9233E" w:rsidRPr="007735FE" w:rsidRDefault="00C9233E" w:rsidP="009E4D22">
            <w:pPr>
              <w:autoSpaceDE w:val="0"/>
              <w:autoSpaceDN w:val="0"/>
              <w:contextualSpacing/>
              <w:rPr>
                <w:rFonts w:ascii="Times New Roman" w:eastAsia="Calibri" w:hAnsi="Times New Roman" w:cs="Times New Roman"/>
                <w:color w:val="000000"/>
              </w:rPr>
            </w:pPr>
          </w:p>
          <w:p w14:paraId="7EC2CF3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Note -All communications regarding invoicing from a subcontractor shall be directed through the primary contract holder.</w:t>
            </w:r>
          </w:p>
        </w:tc>
      </w:tr>
    </w:tbl>
    <w:p w14:paraId="7034FABB" w14:textId="77777777" w:rsidR="00533807" w:rsidRPr="007735FE" w:rsidRDefault="00533807" w:rsidP="00533807">
      <w:pPr>
        <w:pStyle w:val="ListParagraph"/>
        <w:spacing w:after="0" w:line="240" w:lineRule="auto"/>
        <w:ind w:left="360"/>
        <w:rPr>
          <w:rFonts w:ascii="Times New Roman" w:hAnsi="Times New Roman" w:cs="Times New Roman"/>
          <w:bCs/>
        </w:rPr>
      </w:pPr>
    </w:p>
    <w:p w14:paraId="3B83C27B" w14:textId="392E053B" w:rsidR="00533807" w:rsidRDefault="00A602CA" w:rsidP="00A602CA">
      <w:pPr>
        <w:pStyle w:val="ListParagraph"/>
        <w:spacing w:after="0" w:line="240" w:lineRule="auto"/>
        <w:rPr>
          <w:rFonts w:ascii="Times New Roman" w:hAnsi="Times New Roman" w:cs="Times New Roman"/>
          <w:bCs/>
        </w:rPr>
      </w:pPr>
      <w:r>
        <w:rPr>
          <w:rFonts w:ascii="Times New Roman" w:hAnsi="Times New Roman" w:cs="Times New Roman"/>
          <w:bCs/>
        </w:rPr>
        <w:t xml:space="preserve">5.4.1 </w:t>
      </w:r>
      <w:r w:rsidR="00533807" w:rsidRPr="007735FE">
        <w:rPr>
          <w:rFonts w:ascii="Times New Roman" w:hAnsi="Times New Roman" w:cs="Times New Roman"/>
          <w:bCs/>
        </w:rPr>
        <w:t>If for any reason a deliverable cannot be delivered as scheduled, the contractor shall notify the COR three business days prior to the due date.  This notice must include the reason(s) for the delay, and the impact on the overall project.</w:t>
      </w:r>
    </w:p>
    <w:p w14:paraId="6A1C2F94" w14:textId="77777777" w:rsidR="007B6447" w:rsidRDefault="007B6447" w:rsidP="00533807">
      <w:pPr>
        <w:pStyle w:val="ListParagraph"/>
        <w:spacing w:after="0" w:line="240" w:lineRule="auto"/>
        <w:ind w:left="360"/>
        <w:rPr>
          <w:rFonts w:ascii="Times New Roman" w:hAnsi="Times New Roman" w:cs="Times New Roman"/>
          <w:bCs/>
        </w:rPr>
      </w:pPr>
    </w:p>
    <w:p w14:paraId="287556F1" w14:textId="77777777" w:rsidR="00D453B9" w:rsidRDefault="00A602CA" w:rsidP="00F214D9">
      <w:pPr>
        <w:pStyle w:val="ListParagraph"/>
        <w:spacing w:after="0" w:line="240" w:lineRule="auto"/>
        <w:ind w:left="0"/>
        <w:rPr>
          <w:rFonts w:ascii="Times New Roman" w:hAnsi="Times New Roman" w:cs="Times New Roman"/>
          <w:bCs/>
        </w:rPr>
      </w:pPr>
      <w:r>
        <w:rPr>
          <w:rFonts w:ascii="Times New Roman" w:hAnsi="Times New Roman" w:cs="Times New Roman"/>
          <w:bCs/>
        </w:rPr>
        <w:t>6.0</w:t>
      </w:r>
      <w:r w:rsidR="007B6447">
        <w:rPr>
          <w:rFonts w:ascii="Times New Roman" w:hAnsi="Times New Roman" w:cs="Times New Roman"/>
          <w:bCs/>
        </w:rPr>
        <w:t xml:space="preserve"> Travel</w:t>
      </w:r>
      <w:r w:rsidR="00F214D9">
        <w:rPr>
          <w:rFonts w:ascii="Times New Roman" w:hAnsi="Times New Roman" w:cs="Times New Roman"/>
          <w:bCs/>
        </w:rPr>
        <w:t xml:space="preserve">: </w:t>
      </w:r>
      <w:r w:rsidR="007B6447" w:rsidRPr="007B6447">
        <w:rPr>
          <w:rFonts w:ascii="Times New Roman" w:hAnsi="Times New Roman" w:cs="Times New Roman"/>
          <w:bCs/>
        </w:rPr>
        <w:t xml:space="preserve">The contractor will be required to conduct off-site remote / virtual visits and to travel to conduct on-site visits.  </w:t>
      </w:r>
    </w:p>
    <w:p w14:paraId="5E5075DA" w14:textId="77777777" w:rsidR="00D453B9" w:rsidRDefault="00D453B9" w:rsidP="00F214D9">
      <w:pPr>
        <w:pStyle w:val="ListParagraph"/>
        <w:spacing w:after="0" w:line="240" w:lineRule="auto"/>
        <w:ind w:left="0"/>
        <w:rPr>
          <w:rFonts w:ascii="Times New Roman" w:hAnsi="Times New Roman" w:cs="Times New Roman"/>
          <w:bCs/>
        </w:rPr>
      </w:pPr>
    </w:p>
    <w:p w14:paraId="2D9AA69C" w14:textId="77777777" w:rsidR="00D453B9" w:rsidRDefault="00D453B9" w:rsidP="00756F14">
      <w:pPr>
        <w:pStyle w:val="ListParagraph"/>
        <w:spacing w:after="0" w:line="240" w:lineRule="auto"/>
        <w:ind w:left="360"/>
        <w:rPr>
          <w:rFonts w:ascii="Times New Roman" w:hAnsi="Times New Roman" w:cs="Times New Roman"/>
          <w:bCs/>
        </w:rPr>
      </w:pPr>
      <w:r>
        <w:rPr>
          <w:rFonts w:ascii="Times New Roman" w:hAnsi="Times New Roman" w:cs="Times New Roman"/>
          <w:bCs/>
        </w:rPr>
        <w:t>6.1 Coordinating t</w:t>
      </w:r>
      <w:r w:rsidR="007B6447" w:rsidRPr="007B6447">
        <w:rPr>
          <w:rFonts w:ascii="Times New Roman" w:hAnsi="Times New Roman" w:cs="Times New Roman"/>
          <w:bCs/>
        </w:rPr>
        <w:t xml:space="preserve">ravel arrangements shall be the responsibility of the contractor for on-site visits.  </w:t>
      </w:r>
    </w:p>
    <w:p w14:paraId="0BEDC742" w14:textId="77777777" w:rsidR="00D453B9" w:rsidRDefault="00D453B9" w:rsidP="00756F14">
      <w:pPr>
        <w:pStyle w:val="ListParagraph"/>
        <w:spacing w:after="0" w:line="240" w:lineRule="auto"/>
        <w:ind w:left="360"/>
        <w:rPr>
          <w:rFonts w:ascii="Times New Roman" w:hAnsi="Times New Roman" w:cs="Times New Roman"/>
          <w:bCs/>
        </w:rPr>
      </w:pPr>
    </w:p>
    <w:p w14:paraId="7F071F3C" w14:textId="77777777" w:rsidR="00D453B9" w:rsidRDefault="00D453B9" w:rsidP="00756F14">
      <w:pPr>
        <w:pStyle w:val="ListParagraph"/>
        <w:spacing w:after="0" w:line="240" w:lineRule="auto"/>
        <w:ind w:left="360"/>
        <w:rPr>
          <w:rFonts w:ascii="Times New Roman" w:hAnsi="Times New Roman" w:cs="Times New Roman"/>
          <w:bCs/>
        </w:rPr>
      </w:pPr>
      <w:r>
        <w:rPr>
          <w:rFonts w:ascii="Times New Roman" w:hAnsi="Times New Roman" w:cs="Times New Roman"/>
          <w:bCs/>
        </w:rPr>
        <w:t xml:space="preserve">6.2 </w:t>
      </w:r>
      <w:r w:rsidR="007B6447" w:rsidRPr="007B6447">
        <w:rPr>
          <w:rFonts w:ascii="Times New Roman" w:hAnsi="Times New Roman" w:cs="Times New Roman"/>
          <w:bCs/>
        </w:rPr>
        <w:t xml:space="preserve">Travel expenses will be reimbursed in accordance with Federal Travel Regulations (Chapter 300 through 304) utilizing Government rates.  </w:t>
      </w:r>
    </w:p>
    <w:p w14:paraId="06C6FEF2" w14:textId="77777777" w:rsidR="00D453B9" w:rsidRDefault="00D453B9" w:rsidP="00756F14">
      <w:pPr>
        <w:pStyle w:val="ListParagraph"/>
        <w:spacing w:after="0" w:line="240" w:lineRule="auto"/>
        <w:ind w:left="360"/>
        <w:rPr>
          <w:rFonts w:ascii="Times New Roman" w:hAnsi="Times New Roman" w:cs="Times New Roman"/>
          <w:bCs/>
        </w:rPr>
      </w:pPr>
    </w:p>
    <w:p w14:paraId="21F2AC8B" w14:textId="25BC849D" w:rsidR="00756F14" w:rsidRDefault="00D453B9" w:rsidP="008A4CE5">
      <w:pPr>
        <w:pStyle w:val="ListParagraph"/>
        <w:spacing w:after="0" w:line="240" w:lineRule="auto"/>
        <w:rPr>
          <w:rFonts w:ascii="Times New Roman" w:hAnsi="Times New Roman" w:cs="Times New Roman"/>
          <w:bCs/>
        </w:rPr>
      </w:pPr>
      <w:r>
        <w:rPr>
          <w:rFonts w:ascii="Times New Roman" w:hAnsi="Times New Roman" w:cs="Times New Roman"/>
          <w:bCs/>
        </w:rPr>
        <w:t xml:space="preserve">6.2.1 </w:t>
      </w:r>
      <w:r w:rsidR="007B6447" w:rsidRPr="007B6447">
        <w:rPr>
          <w:rFonts w:ascii="Times New Roman" w:hAnsi="Times New Roman" w:cs="Times New Roman"/>
          <w:bCs/>
        </w:rPr>
        <w:t>Contractors will be reimbursed for actual travel expenses</w:t>
      </w:r>
      <w:r w:rsidR="00BC4B23">
        <w:rPr>
          <w:rFonts w:ascii="Times New Roman" w:hAnsi="Times New Roman" w:cs="Times New Roman"/>
          <w:bCs/>
        </w:rPr>
        <w:t xml:space="preserve"> </w:t>
      </w:r>
      <w:ins w:id="1" w:author="Kale, Renee L." w:date="2026-08-12T10:33:00Z" w16du:dateUtc="2026-08-12T14:33:00Z">
        <w:r w:rsidR="00CC13F3">
          <w:rPr>
            <w:rFonts w:ascii="Times New Roman" w:hAnsi="Times New Roman" w:cs="Times New Roman"/>
            <w:bCs/>
          </w:rPr>
          <w:t>and per diem rat</w:t>
        </w:r>
      </w:ins>
      <w:ins w:id="2" w:author="Kale, Renee L." w:date="2026-08-12T10:34:00Z" w16du:dateUtc="2026-08-12T14:34:00Z">
        <w:r w:rsidR="00CC13F3">
          <w:rPr>
            <w:rFonts w:ascii="Times New Roman" w:hAnsi="Times New Roman" w:cs="Times New Roman"/>
            <w:bCs/>
          </w:rPr>
          <w:t>e (6.2.1.1)</w:t>
        </w:r>
      </w:ins>
      <w:r w:rsidR="007B6447" w:rsidRPr="007B6447">
        <w:rPr>
          <w:rFonts w:ascii="Times New Roman" w:hAnsi="Times New Roman" w:cs="Times New Roman"/>
          <w:bCs/>
        </w:rPr>
        <w:t xml:space="preserve">, but the contractor will use the most economical method of travel available, including </w:t>
      </w:r>
      <w:r w:rsidR="007B6447" w:rsidRPr="00206E15">
        <w:rPr>
          <w:rFonts w:ascii="Times New Roman" w:hAnsi="Times New Roman" w:cs="Times New Roman"/>
          <w:b/>
          <w:i/>
          <w:iCs/>
          <w:u w:val="single"/>
        </w:rPr>
        <w:t>non-refundable airfares</w:t>
      </w:r>
      <w:r w:rsidR="006D0700">
        <w:rPr>
          <w:rFonts w:ascii="Times New Roman" w:hAnsi="Times New Roman" w:cs="Times New Roman"/>
          <w:b/>
          <w:i/>
          <w:iCs/>
          <w:u w:val="single"/>
        </w:rPr>
        <w:t xml:space="preserve">, </w:t>
      </w:r>
      <w:r w:rsidR="007B6447" w:rsidRPr="007B6447">
        <w:rPr>
          <w:rFonts w:ascii="Times New Roman" w:hAnsi="Times New Roman" w:cs="Times New Roman"/>
          <w:bCs/>
        </w:rPr>
        <w:t>mid-range hotels</w:t>
      </w:r>
      <w:r w:rsidR="008772BF">
        <w:rPr>
          <w:rFonts w:ascii="Times New Roman" w:hAnsi="Times New Roman" w:cs="Times New Roman"/>
          <w:bCs/>
        </w:rPr>
        <w:t xml:space="preserve"> and economical car rentals</w:t>
      </w:r>
      <w:r w:rsidR="007B6447" w:rsidRPr="007B6447">
        <w:rPr>
          <w:rFonts w:ascii="Times New Roman" w:hAnsi="Times New Roman" w:cs="Times New Roman"/>
          <w:bCs/>
        </w:rPr>
        <w:t xml:space="preserve"> matching government per diem rates </w:t>
      </w:r>
      <w:r w:rsidR="006D0700">
        <w:rPr>
          <w:rFonts w:ascii="Times New Roman" w:hAnsi="Times New Roman" w:cs="Times New Roman"/>
          <w:bCs/>
        </w:rPr>
        <w:t xml:space="preserve">(found on GSA website) </w:t>
      </w:r>
      <w:r w:rsidR="007B6447" w:rsidRPr="007B6447">
        <w:rPr>
          <w:rFonts w:ascii="Times New Roman" w:hAnsi="Times New Roman" w:cs="Times New Roman"/>
          <w:bCs/>
        </w:rPr>
        <w:t xml:space="preserve">whenever possible. </w:t>
      </w:r>
      <w:r w:rsidR="008772BF">
        <w:rPr>
          <w:rFonts w:ascii="Times New Roman" w:hAnsi="Times New Roman" w:cs="Times New Roman"/>
          <w:bCs/>
        </w:rPr>
        <w:t xml:space="preserve">Any rates that are outside of the Government per diem rate or a level above </w:t>
      </w:r>
      <w:r w:rsidR="006D0700">
        <w:rPr>
          <w:rFonts w:ascii="Times New Roman" w:hAnsi="Times New Roman" w:cs="Times New Roman"/>
          <w:bCs/>
        </w:rPr>
        <w:t>the most economical option (for example, but not exclusive to, car rentals that are above those considered economy)</w:t>
      </w:r>
      <w:r w:rsidR="00C2593C">
        <w:rPr>
          <w:rFonts w:ascii="Times New Roman" w:hAnsi="Times New Roman" w:cs="Times New Roman"/>
          <w:bCs/>
        </w:rPr>
        <w:t xml:space="preserve"> will not be accepted or paid</w:t>
      </w:r>
      <w:r w:rsidR="006D0700">
        <w:rPr>
          <w:rFonts w:ascii="Times New Roman" w:hAnsi="Times New Roman" w:cs="Times New Roman"/>
          <w:bCs/>
        </w:rPr>
        <w:t>.</w:t>
      </w:r>
    </w:p>
    <w:p w14:paraId="1955E19A" w14:textId="77777777" w:rsidR="00756F14" w:rsidRDefault="00756F14" w:rsidP="00756F14">
      <w:pPr>
        <w:pStyle w:val="ListParagraph"/>
        <w:spacing w:after="0" w:line="240" w:lineRule="auto"/>
        <w:ind w:left="360"/>
        <w:rPr>
          <w:rFonts w:ascii="Times New Roman" w:hAnsi="Times New Roman" w:cs="Times New Roman"/>
          <w:bCs/>
        </w:rPr>
      </w:pPr>
    </w:p>
    <w:p w14:paraId="23F9EDBD" w14:textId="4508CB0E" w:rsidR="00756F14" w:rsidRDefault="00756F14"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6.2.</w:t>
      </w:r>
      <w:r w:rsidR="002C7D18">
        <w:rPr>
          <w:rFonts w:ascii="Times New Roman" w:hAnsi="Times New Roman" w:cs="Times New Roman"/>
          <w:bCs/>
        </w:rPr>
        <w:t>1.1</w:t>
      </w:r>
      <w:r>
        <w:rPr>
          <w:rFonts w:ascii="Times New Roman" w:hAnsi="Times New Roman" w:cs="Times New Roman"/>
          <w:bCs/>
        </w:rPr>
        <w:t xml:space="preserve"> </w:t>
      </w:r>
      <w:r w:rsidR="007B6447" w:rsidRPr="007B6447">
        <w:rPr>
          <w:rFonts w:ascii="Times New Roman" w:hAnsi="Times New Roman" w:cs="Times New Roman"/>
          <w:bCs/>
        </w:rPr>
        <w:t xml:space="preserve">Reimbursable costs include airfare, car rental, hotel, </w:t>
      </w:r>
      <w:proofErr w:type="gramStart"/>
      <w:r w:rsidR="007B6447" w:rsidRPr="007B6447">
        <w:rPr>
          <w:rFonts w:ascii="Times New Roman" w:hAnsi="Times New Roman" w:cs="Times New Roman"/>
          <w:bCs/>
        </w:rPr>
        <w:t>taxis, and</w:t>
      </w:r>
      <w:proofErr w:type="gramEnd"/>
      <w:r w:rsidR="007B6447" w:rsidRPr="007B6447">
        <w:rPr>
          <w:rFonts w:ascii="Times New Roman" w:hAnsi="Times New Roman" w:cs="Times New Roman"/>
          <w:bCs/>
        </w:rPr>
        <w:t xml:space="preserve"> meals and incidentals (M&amp;IE).  M&amp;IE expenses are included only at the Federal Per Diem Rate</w:t>
      </w:r>
      <w:r w:rsidR="006D0700">
        <w:rPr>
          <w:rFonts w:ascii="Times New Roman" w:hAnsi="Times New Roman" w:cs="Times New Roman"/>
          <w:bCs/>
        </w:rPr>
        <w:t xml:space="preserve"> (found on GSA website)</w:t>
      </w:r>
      <w:r w:rsidR="007B6447" w:rsidRPr="007B6447">
        <w:rPr>
          <w:rFonts w:ascii="Times New Roman" w:hAnsi="Times New Roman" w:cs="Times New Roman"/>
          <w:bCs/>
        </w:rPr>
        <w:t xml:space="preserve">.  </w:t>
      </w:r>
    </w:p>
    <w:p w14:paraId="06FF44B6" w14:textId="77777777" w:rsidR="002C7D18" w:rsidRDefault="002C7D18" w:rsidP="008A4CE5">
      <w:pPr>
        <w:pStyle w:val="ListParagraph"/>
        <w:spacing w:after="0" w:line="240" w:lineRule="auto"/>
        <w:ind w:left="1080"/>
        <w:rPr>
          <w:rFonts w:ascii="Times New Roman" w:hAnsi="Times New Roman" w:cs="Times New Roman"/>
          <w:bCs/>
        </w:rPr>
      </w:pPr>
    </w:p>
    <w:p w14:paraId="0B25E8FC" w14:textId="64D9EF04" w:rsidR="00366F44" w:rsidRDefault="002C7D18"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6.2.1.2 </w:t>
      </w:r>
      <w:r w:rsidRPr="007B6447">
        <w:rPr>
          <w:rFonts w:ascii="Times New Roman" w:hAnsi="Times New Roman" w:cs="Times New Roman"/>
          <w:bCs/>
        </w:rPr>
        <w:t>Travel time is not reimbursable</w:t>
      </w:r>
      <w:r w:rsidR="004D47B3">
        <w:rPr>
          <w:rFonts w:ascii="Times New Roman" w:hAnsi="Times New Roman" w:cs="Times New Roman"/>
          <w:bCs/>
        </w:rPr>
        <w:t xml:space="preserve"> via CLIN 0003, 1003 and 2003. </w:t>
      </w:r>
      <w:r w:rsidRPr="007B6447">
        <w:rPr>
          <w:rFonts w:ascii="Times New Roman" w:hAnsi="Times New Roman" w:cs="Times New Roman"/>
          <w:bCs/>
        </w:rPr>
        <w:t xml:space="preserve"> For on-site visits requiring travel, portal-to-portal travel time </w:t>
      </w:r>
      <w:r w:rsidR="004D47B3">
        <w:rPr>
          <w:rFonts w:ascii="Times New Roman" w:hAnsi="Times New Roman" w:cs="Times New Roman"/>
          <w:bCs/>
        </w:rPr>
        <w:t xml:space="preserve">shall be included in the order as </w:t>
      </w:r>
      <w:r w:rsidR="00E31D65">
        <w:rPr>
          <w:rFonts w:ascii="Times New Roman" w:hAnsi="Times New Roman" w:cs="Times New Roman"/>
          <w:bCs/>
        </w:rPr>
        <w:t>1 block (1 EA) of the quantity for</w:t>
      </w:r>
      <w:r w:rsidRPr="007B6447">
        <w:rPr>
          <w:rFonts w:ascii="Times New Roman" w:hAnsi="Times New Roman" w:cs="Times New Roman"/>
          <w:bCs/>
        </w:rPr>
        <w:t xml:space="preserve"> the visit.  </w:t>
      </w:r>
    </w:p>
    <w:p w14:paraId="117785F1" w14:textId="77777777" w:rsidR="00756F14" w:rsidRDefault="00756F14" w:rsidP="00F214D9">
      <w:pPr>
        <w:pStyle w:val="ListParagraph"/>
        <w:spacing w:after="0" w:line="240" w:lineRule="auto"/>
        <w:ind w:left="0"/>
        <w:rPr>
          <w:rFonts w:ascii="Times New Roman" w:hAnsi="Times New Roman" w:cs="Times New Roman"/>
          <w:bCs/>
        </w:rPr>
      </w:pPr>
    </w:p>
    <w:p w14:paraId="6D77511C" w14:textId="114EC095" w:rsidR="00CB55A4" w:rsidRDefault="00756F14" w:rsidP="008A4CE5">
      <w:pPr>
        <w:pStyle w:val="ListParagraph"/>
        <w:spacing w:after="0" w:line="240" w:lineRule="auto"/>
        <w:rPr>
          <w:rFonts w:ascii="Times New Roman" w:hAnsi="Times New Roman" w:cs="Times New Roman"/>
          <w:bCs/>
        </w:rPr>
      </w:pPr>
      <w:r>
        <w:rPr>
          <w:rFonts w:ascii="Times New Roman" w:hAnsi="Times New Roman" w:cs="Times New Roman"/>
          <w:bCs/>
        </w:rPr>
        <w:t>6.2.</w:t>
      </w:r>
      <w:r w:rsidR="008A4CE5">
        <w:rPr>
          <w:rFonts w:ascii="Times New Roman" w:hAnsi="Times New Roman" w:cs="Times New Roman"/>
          <w:bCs/>
        </w:rPr>
        <w:t>2</w:t>
      </w:r>
      <w:r>
        <w:rPr>
          <w:rFonts w:ascii="Times New Roman" w:hAnsi="Times New Roman" w:cs="Times New Roman"/>
          <w:bCs/>
        </w:rPr>
        <w:t xml:space="preserve"> </w:t>
      </w:r>
      <w:r w:rsidR="007B6447" w:rsidRPr="007B6447">
        <w:rPr>
          <w:rFonts w:ascii="Times New Roman" w:hAnsi="Times New Roman" w:cs="Times New Roman"/>
          <w:bCs/>
        </w:rPr>
        <w:t xml:space="preserve">To receive reimbursement, the Contractor shall submit his/her DRAFT invoices along with travel expense worksheet (which is supplied at the time of award), receipts and all other supporting documents to the SMART focal point for review/approval prior to final invoice submission.  This is to ensure final invoice is correct, so time is not spent redoing the final invoice.  </w:t>
      </w:r>
    </w:p>
    <w:p w14:paraId="3D47E4C6" w14:textId="77777777" w:rsidR="00CB55A4" w:rsidRDefault="00CB55A4" w:rsidP="00F214D9">
      <w:pPr>
        <w:pStyle w:val="ListParagraph"/>
        <w:spacing w:after="0" w:line="240" w:lineRule="auto"/>
        <w:ind w:left="0"/>
        <w:rPr>
          <w:rFonts w:ascii="Times New Roman" w:hAnsi="Times New Roman" w:cs="Times New Roman"/>
          <w:bCs/>
        </w:rPr>
      </w:pPr>
    </w:p>
    <w:p w14:paraId="03BE9417" w14:textId="72EDA2DE" w:rsidR="00CB55A4" w:rsidRDefault="00CB55A4"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6.2</w:t>
      </w:r>
      <w:r w:rsidR="008A4CE5">
        <w:rPr>
          <w:rFonts w:ascii="Times New Roman" w:hAnsi="Times New Roman" w:cs="Times New Roman"/>
          <w:bCs/>
        </w:rPr>
        <w:t>.2</w:t>
      </w:r>
      <w:r>
        <w:rPr>
          <w:rFonts w:ascii="Times New Roman" w:hAnsi="Times New Roman" w:cs="Times New Roman"/>
          <w:bCs/>
        </w:rPr>
        <w:t xml:space="preserve">.1 </w:t>
      </w:r>
      <w:r w:rsidR="007B6447" w:rsidRPr="007B6447">
        <w:rPr>
          <w:rFonts w:ascii="Times New Roman" w:hAnsi="Times New Roman" w:cs="Times New Roman"/>
          <w:bCs/>
        </w:rPr>
        <w:t>Documentation to support lowest cost available is required for reimbursement</w:t>
      </w:r>
      <w:r w:rsidR="006D0700">
        <w:rPr>
          <w:rFonts w:ascii="Times New Roman" w:hAnsi="Times New Roman" w:cs="Times New Roman"/>
          <w:bCs/>
        </w:rPr>
        <w:t xml:space="preserve"> and shall be uploaded with the invoice for auditing purposes</w:t>
      </w:r>
      <w:r w:rsidR="007B6447" w:rsidRPr="007B6447">
        <w:rPr>
          <w:rFonts w:ascii="Times New Roman" w:hAnsi="Times New Roman" w:cs="Times New Roman"/>
          <w:bCs/>
        </w:rPr>
        <w:t xml:space="preserve">.  </w:t>
      </w:r>
    </w:p>
    <w:p w14:paraId="00386EA5" w14:textId="77777777" w:rsidR="00CB55A4" w:rsidRDefault="00CB55A4" w:rsidP="008A4CE5">
      <w:pPr>
        <w:pStyle w:val="ListParagraph"/>
        <w:spacing w:after="0" w:line="240" w:lineRule="auto"/>
        <w:ind w:left="1080"/>
        <w:rPr>
          <w:rFonts w:ascii="Times New Roman" w:hAnsi="Times New Roman" w:cs="Times New Roman"/>
          <w:bCs/>
        </w:rPr>
      </w:pPr>
    </w:p>
    <w:p w14:paraId="64F3DCB6" w14:textId="21E22A51" w:rsidR="007B6447" w:rsidRPr="007B6447" w:rsidRDefault="008A4CE5"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6.2.2.2 </w:t>
      </w:r>
      <w:r w:rsidR="007B6447" w:rsidRPr="007B6447">
        <w:rPr>
          <w:rFonts w:ascii="Times New Roman" w:hAnsi="Times New Roman" w:cs="Times New Roman"/>
          <w:bCs/>
        </w:rPr>
        <w:t xml:space="preserve">Contractor (PRIME if there are Subcontractors) will submit all required documents noted above. </w:t>
      </w:r>
    </w:p>
    <w:p w14:paraId="7A671CC6" w14:textId="77777777" w:rsidR="007B6447" w:rsidRPr="007B6447" w:rsidRDefault="007B6447" w:rsidP="007B6447">
      <w:pPr>
        <w:pStyle w:val="ListParagraph"/>
        <w:spacing w:after="0" w:line="240" w:lineRule="auto"/>
        <w:ind w:left="360"/>
        <w:rPr>
          <w:rFonts w:ascii="Times New Roman" w:hAnsi="Times New Roman" w:cs="Times New Roman"/>
          <w:bCs/>
        </w:rPr>
      </w:pPr>
    </w:p>
    <w:p w14:paraId="4916BC68" w14:textId="77777777" w:rsidR="00A96D21" w:rsidRDefault="008A4CE5" w:rsidP="00A96D21">
      <w:pPr>
        <w:pStyle w:val="ListParagraph"/>
        <w:spacing w:after="0" w:line="240" w:lineRule="auto"/>
        <w:rPr>
          <w:rFonts w:ascii="Times New Roman" w:hAnsi="Times New Roman" w:cs="Times New Roman"/>
          <w:bCs/>
        </w:rPr>
      </w:pPr>
      <w:r>
        <w:rPr>
          <w:rFonts w:ascii="Times New Roman" w:hAnsi="Times New Roman" w:cs="Times New Roman"/>
          <w:bCs/>
        </w:rPr>
        <w:t>6.2.3</w:t>
      </w:r>
      <w:r w:rsidR="007B6447" w:rsidRPr="007B6447">
        <w:rPr>
          <w:rFonts w:ascii="Times New Roman" w:hAnsi="Times New Roman" w:cs="Times New Roman"/>
          <w:bCs/>
        </w:rPr>
        <w:t xml:space="preserve">If travel dates or location are changed at the request of the program, the change fee for new date and/or location will be reimbursed however no expenses will be reimbursed for changes made for the convenience of the CRQA.  </w:t>
      </w:r>
    </w:p>
    <w:p w14:paraId="10B5666E" w14:textId="77777777" w:rsidR="00A96D21" w:rsidRDefault="00A96D21" w:rsidP="007B6447">
      <w:pPr>
        <w:pStyle w:val="ListParagraph"/>
        <w:spacing w:after="0" w:line="240" w:lineRule="auto"/>
        <w:ind w:left="360"/>
        <w:rPr>
          <w:rFonts w:ascii="Times New Roman" w:hAnsi="Times New Roman" w:cs="Times New Roman"/>
          <w:bCs/>
        </w:rPr>
      </w:pPr>
    </w:p>
    <w:p w14:paraId="7B2B56F6" w14:textId="1FE5FD0B" w:rsidR="00A96D21" w:rsidRDefault="00A96D21" w:rsidP="00A96D21">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6.2.3.1 </w:t>
      </w:r>
      <w:r w:rsidR="007B6447" w:rsidRPr="007B6447">
        <w:rPr>
          <w:rFonts w:ascii="Times New Roman" w:hAnsi="Times New Roman" w:cs="Times New Roman"/>
          <w:bCs/>
        </w:rPr>
        <w:t xml:space="preserve">Changes for convenience </w:t>
      </w:r>
      <w:r w:rsidR="00366F44">
        <w:rPr>
          <w:rFonts w:ascii="Times New Roman" w:hAnsi="Times New Roman" w:cs="Times New Roman"/>
          <w:bCs/>
        </w:rPr>
        <w:t xml:space="preserve">(personal reasons) </w:t>
      </w:r>
      <w:r w:rsidR="007B6447" w:rsidRPr="007B6447">
        <w:rPr>
          <w:rFonts w:ascii="Times New Roman" w:hAnsi="Times New Roman" w:cs="Times New Roman"/>
          <w:bCs/>
        </w:rPr>
        <w:t xml:space="preserve">are the responsibility of the contractor.  </w:t>
      </w:r>
    </w:p>
    <w:p w14:paraId="787C12E4" w14:textId="77777777" w:rsidR="00A96D21" w:rsidRDefault="00A96D21" w:rsidP="00A96D21">
      <w:pPr>
        <w:pStyle w:val="ListParagraph"/>
        <w:spacing w:after="0" w:line="240" w:lineRule="auto"/>
        <w:ind w:left="1080"/>
        <w:rPr>
          <w:rFonts w:ascii="Times New Roman" w:hAnsi="Times New Roman" w:cs="Times New Roman"/>
          <w:bCs/>
        </w:rPr>
      </w:pPr>
    </w:p>
    <w:p w14:paraId="2F454D7A" w14:textId="2623BE09" w:rsidR="007B6447" w:rsidRDefault="00A96D21" w:rsidP="00A96D21">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6.2.3.2 </w:t>
      </w:r>
      <w:r w:rsidR="007B6447" w:rsidRPr="007B6447">
        <w:rPr>
          <w:rFonts w:ascii="Times New Roman" w:hAnsi="Times New Roman" w:cs="Times New Roman"/>
          <w:bCs/>
        </w:rPr>
        <w:t xml:space="preserve">Documentation supporting </w:t>
      </w:r>
      <w:proofErr w:type="gramStart"/>
      <w:r w:rsidR="007B6447" w:rsidRPr="007B6447">
        <w:rPr>
          <w:rFonts w:ascii="Times New Roman" w:hAnsi="Times New Roman" w:cs="Times New Roman"/>
          <w:bCs/>
        </w:rPr>
        <w:t>change</w:t>
      </w:r>
      <w:proofErr w:type="gramEnd"/>
      <w:r w:rsidR="007B6447" w:rsidRPr="007B6447">
        <w:rPr>
          <w:rFonts w:ascii="Times New Roman" w:hAnsi="Times New Roman" w:cs="Times New Roman"/>
          <w:bCs/>
        </w:rPr>
        <w:t xml:space="preserve"> in location or dates must come from CSP program officials and /or site staff and must be submitted when invoicing.</w:t>
      </w:r>
    </w:p>
    <w:p w14:paraId="65BD2E2C" w14:textId="77777777" w:rsidR="007B6447" w:rsidRDefault="007B6447" w:rsidP="007B6447">
      <w:pPr>
        <w:pStyle w:val="ListParagraph"/>
        <w:spacing w:after="0" w:line="240" w:lineRule="auto"/>
        <w:ind w:left="360"/>
        <w:rPr>
          <w:rFonts w:ascii="Times New Roman" w:hAnsi="Times New Roman" w:cs="Times New Roman"/>
          <w:bCs/>
        </w:rPr>
      </w:pPr>
    </w:p>
    <w:p w14:paraId="77B30FBC" w14:textId="77777777" w:rsidR="00A96D21" w:rsidRDefault="00A96D21" w:rsidP="00A96D21">
      <w:pPr>
        <w:pStyle w:val="ListParagraph"/>
        <w:spacing w:after="0" w:line="240" w:lineRule="auto"/>
        <w:ind w:left="0"/>
        <w:rPr>
          <w:rFonts w:ascii="Times New Roman" w:hAnsi="Times New Roman" w:cs="Times New Roman"/>
          <w:b/>
        </w:rPr>
      </w:pPr>
      <w:r>
        <w:rPr>
          <w:rFonts w:ascii="Times New Roman" w:hAnsi="Times New Roman" w:cs="Times New Roman"/>
          <w:b/>
        </w:rPr>
        <w:t>7</w:t>
      </w:r>
      <w:r w:rsidR="00F648E7">
        <w:rPr>
          <w:rFonts w:ascii="Times New Roman" w:hAnsi="Times New Roman" w:cs="Times New Roman"/>
          <w:b/>
        </w:rPr>
        <w:t xml:space="preserve">.0 </w:t>
      </w:r>
      <w:r w:rsidR="00F648E7" w:rsidRPr="007735FE">
        <w:rPr>
          <w:rFonts w:ascii="Times New Roman" w:hAnsi="Times New Roman" w:cs="Times New Roman"/>
          <w:b/>
        </w:rPr>
        <w:t>Contractor Qualifications:</w:t>
      </w:r>
    </w:p>
    <w:p w14:paraId="4139AC37" w14:textId="77777777" w:rsidR="00A96D21" w:rsidRDefault="00A96D21" w:rsidP="00A96D21">
      <w:pPr>
        <w:pStyle w:val="ListParagraph"/>
        <w:spacing w:after="0" w:line="240" w:lineRule="auto"/>
        <w:ind w:left="0"/>
        <w:rPr>
          <w:rFonts w:ascii="Times New Roman" w:hAnsi="Times New Roman" w:cs="Times New Roman"/>
          <w:b/>
        </w:rPr>
      </w:pPr>
    </w:p>
    <w:p w14:paraId="1E39A9B7" w14:textId="359F9803" w:rsidR="00DD5BE1" w:rsidRDefault="00DD5BE1" w:rsidP="004C3356">
      <w:pPr>
        <w:pStyle w:val="ListParagraph"/>
        <w:spacing w:after="0" w:line="240" w:lineRule="auto"/>
        <w:ind w:left="360"/>
        <w:rPr>
          <w:rFonts w:ascii="Times New Roman" w:hAnsi="Times New Roman" w:cs="Times New Roman"/>
        </w:rPr>
      </w:pPr>
      <w:r>
        <w:rPr>
          <w:rFonts w:ascii="Times New Roman" w:hAnsi="Times New Roman" w:cs="Times New Roman"/>
        </w:rPr>
        <w:t xml:space="preserve">7.1 </w:t>
      </w:r>
      <w:r w:rsidR="00F648E7" w:rsidRPr="007735FE">
        <w:rPr>
          <w:rFonts w:ascii="Times New Roman" w:hAnsi="Times New Roman" w:cs="Times New Roman"/>
        </w:rPr>
        <w:t>The contractor, contractor’s employees, sub-contractor and individuals who will perform work under this contract must meet all the qualifications listed below and submit copies of documents requested below</w:t>
      </w:r>
      <w:r w:rsidR="00C10C6E">
        <w:rPr>
          <w:rFonts w:ascii="Times New Roman" w:hAnsi="Times New Roman" w:cs="Times New Roman"/>
        </w:rPr>
        <w:t xml:space="preserve"> prior to contract/task order start</w:t>
      </w:r>
      <w:r w:rsidR="00F648E7" w:rsidRPr="007735FE">
        <w:rPr>
          <w:rFonts w:ascii="Times New Roman" w:hAnsi="Times New Roman" w:cs="Times New Roman"/>
        </w:rPr>
        <w:t xml:space="preserve"> to meet contractor qualifications.  </w:t>
      </w:r>
      <w:r w:rsidR="006D0700">
        <w:rPr>
          <w:rFonts w:ascii="Times New Roman" w:hAnsi="Times New Roman" w:cs="Times New Roman"/>
        </w:rPr>
        <w:t>Any additional contractors added later, during contract performance, shall be subject to the same procedures.</w:t>
      </w:r>
    </w:p>
    <w:p w14:paraId="1D98F513" w14:textId="77777777" w:rsidR="008C1036" w:rsidRDefault="008C1036" w:rsidP="004C3356">
      <w:pPr>
        <w:pStyle w:val="ListParagraph"/>
        <w:spacing w:after="0" w:line="240" w:lineRule="auto"/>
        <w:ind w:left="360"/>
        <w:rPr>
          <w:rFonts w:ascii="Times New Roman" w:hAnsi="Times New Roman" w:cs="Times New Roman"/>
        </w:rPr>
      </w:pPr>
    </w:p>
    <w:p w14:paraId="42BB5D5A" w14:textId="27A11C06" w:rsidR="00F648E7" w:rsidRDefault="008C1036" w:rsidP="004C3356">
      <w:pPr>
        <w:pStyle w:val="ListParagraph"/>
        <w:spacing w:after="0" w:line="240" w:lineRule="auto"/>
        <w:ind w:left="360"/>
        <w:rPr>
          <w:rFonts w:ascii="Times New Roman" w:hAnsi="Times New Roman" w:cs="Times New Roman"/>
        </w:rPr>
      </w:pPr>
      <w:r>
        <w:rPr>
          <w:rFonts w:ascii="Times New Roman" w:hAnsi="Times New Roman" w:cs="Times New Roman"/>
        </w:rPr>
        <w:t xml:space="preserve">7.2 </w:t>
      </w:r>
      <w:r w:rsidR="00F648E7" w:rsidRPr="007735FE">
        <w:rPr>
          <w:rFonts w:ascii="Times New Roman" w:hAnsi="Times New Roman" w:cs="Times New Roman"/>
        </w:rPr>
        <w:t>SMART reserves the right to review the qualifications of and reject proposed additional staff who do not meet the qualifications.</w:t>
      </w:r>
    </w:p>
    <w:p w14:paraId="1039BA41" w14:textId="77777777" w:rsidR="003B131E" w:rsidRDefault="003B131E" w:rsidP="004C3356">
      <w:pPr>
        <w:pStyle w:val="ListParagraph"/>
        <w:spacing w:after="0" w:line="240" w:lineRule="auto"/>
        <w:ind w:left="360"/>
        <w:rPr>
          <w:rFonts w:ascii="Times New Roman" w:hAnsi="Times New Roman" w:cs="Times New Roman"/>
          <w:b/>
        </w:rPr>
      </w:pPr>
    </w:p>
    <w:p w14:paraId="054635CB" w14:textId="0BB5002E" w:rsidR="003B131E" w:rsidRPr="00976F6D" w:rsidRDefault="003B131E" w:rsidP="004C3356">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7.3 Qualifications required:</w:t>
      </w:r>
    </w:p>
    <w:p w14:paraId="5A132E6A" w14:textId="77777777" w:rsidR="003C7690" w:rsidRDefault="003C7690" w:rsidP="003B131E">
      <w:pPr>
        <w:pStyle w:val="ListParagraph"/>
        <w:spacing w:after="0" w:line="240" w:lineRule="auto"/>
        <w:rPr>
          <w:rFonts w:ascii="Times New Roman" w:hAnsi="Times New Roman" w:cs="Times New Roman"/>
        </w:rPr>
      </w:pPr>
    </w:p>
    <w:p w14:paraId="28F921EF" w14:textId="28815C10" w:rsidR="00F648E7" w:rsidRPr="00852D4D" w:rsidRDefault="003B131E" w:rsidP="003B131E">
      <w:pPr>
        <w:pStyle w:val="ListParagraph"/>
        <w:spacing w:after="0" w:line="240" w:lineRule="auto"/>
        <w:rPr>
          <w:rFonts w:ascii="Times New Roman" w:hAnsi="Times New Roman" w:cs="Times New Roman"/>
        </w:rPr>
      </w:pPr>
      <w:r>
        <w:rPr>
          <w:rFonts w:ascii="Times New Roman" w:hAnsi="Times New Roman" w:cs="Times New Roman"/>
        </w:rPr>
        <w:t>7.3.1</w:t>
      </w:r>
      <w:r w:rsidR="00976F6D">
        <w:rPr>
          <w:rFonts w:ascii="Times New Roman" w:hAnsi="Times New Roman" w:cs="Times New Roman"/>
        </w:rPr>
        <w:t xml:space="preserve"> </w:t>
      </w:r>
      <w:r w:rsidR="00F648E7" w:rsidRPr="00852D4D">
        <w:rPr>
          <w:rFonts w:ascii="Times New Roman" w:hAnsi="Times New Roman" w:cs="Times New Roman"/>
        </w:rPr>
        <w:t>Current Curriculum Vitae (CV) or detailed resume.</w:t>
      </w:r>
    </w:p>
    <w:p w14:paraId="28A816D9" w14:textId="77777777" w:rsidR="003B131E" w:rsidRDefault="003B131E" w:rsidP="003B131E">
      <w:pPr>
        <w:pStyle w:val="ListParagraph"/>
        <w:spacing w:after="0"/>
        <w:rPr>
          <w:rFonts w:ascii="Times New Roman" w:hAnsi="Times New Roman" w:cs="Times New Roman"/>
        </w:rPr>
      </w:pPr>
    </w:p>
    <w:p w14:paraId="7897984D" w14:textId="69558542" w:rsidR="00F648E7" w:rsidRPr="007735FE" w:rsidRDefault="003B131E" w:rsidP="003B131E">
      <w:pPr>
        <w:pStyle w:val="ListParagraph"/>
        <w:spacing w:after="0"/>
        <w:rPr>
          <w:rFonts w:ascii="Times New Roman" w:hAnsi="Times New Roman" w:cs="Times New Roman"/>
        </w:rPr>
      </w:pPr>
      <w:r>
        <w:rPr>
          <w:rFonts w:ascii="Times New Roman" w:hAnsi="Times New Roman" w:cs="Times New Roman"/>
        </w:rPr>
        <w:t xml:space="preserve">7.3.2 </w:t>
      </w:r>
      <w:r w:rsidR="00F648E7">
        <w:rPr>
          <w:rFonts w:ascii="Times New Roman" w:hAnsi="Times New Roman" w:cs="Times New Roman"/>
        </w:rPr>
        <w:t xml:space="preserve">Documentation of a </w:t>
      </w:r>
      <w:proofErr w:type="gramStart"/>
      <w:r w:rsidR="00F648E7" w:rsidRPr="007735FE">
        <w:rPr>
          <w:rFonts w:ascii="Times New Roman" w:hAnsi="Times New Roman" w:cs="Times New Roman"/>
        </w:rPr>
        <w:t>Bachelor’s</w:t>
      </w:r>
      <w:proofErr w:type="gramEnd"/>
      <w:r w:rsidR="00F648E7" w:rsidRPr="007735FE">
        <w:rPr>
          <w:rFonts w:ascii="Times New Roman" w:hAnsi="Times New Roman" w:cs="Times New Roman"/>
        </w:rPr>
        <w:t xml:space="preserve"> degree (BA/BS) in a scientific or health-related field or li</w:t>
      </w:r>
      <w:r w:rsidR="00F648E7">
        <w:rPr>
          <w:rFonts w:ascii="Times New Roman" w:hAnsi="Times New Roman" w:cs="Times New Roman"/>
        </w:rPr>
        <w:t>censure as health care provider</w:t>
      </w:r>
      <w:r w:rsidR="00F648E7" w:rsidRPr="007735FE">
        <w:rPr>
          <w:rFonts w:ascii="Times New Roman" w:hAnsi="Times New Roman" w:cs="Times New Roman"/>
        </w:rPr>
        <w:t>, (e.g., RPh, RN, MD, DO, PA CNP, etc.)</w:t>
      </w:r>
      <w:r w:rsidR="00F648E7">
        <w:rPr>
          <w:rFonts w:ascii="Times New Roman" w:hAnsi="Times New Roman" w:cs="Times New Roman"/>
        </w:rPr>
        <w:t>,</w:t>
      </w:r>
      <w:r w:rsidR="00F648E7" w:rsidRPr="007735FE">
        <w:rPr>
          <w:rFonts w:ascii="Times New Roman" w:hAnsi="Times New Roman" w:cs="Times New Roman"/>
        </w:rPr>
        <w:t xml:space="preserve"> or advanced degree in health-related or clinical research-related field (e.g. Pharm.D., Masters, Ph.D.) </w:t>
      </w:r>
      <w:r w:rsidR="00F648E7" w:rsidRPr="007735FE">
        <w:rPr>
          <w:rFonts w:ascii="Times New Roman" w:hAnsi="Times New Roman" w:cs="Times New Roman"/>
          <w:b/>
          <w:bCs/>
        </w:rPr>
        <w:t>OR</w:t>
      </w:r>
      <w:r w:rsidR="00F648E7" w:rsidRPr="007735FE">
        <w:rPr>
          <w:rFonts w:ascii="Times New Roman" w:hAnsi="Times New Roman" w:cs="Times New Roman"/>
        </w:rPr>
        <w:t xml:space="preserve"> Certified as a Clinical Research Associate (CCRA) by the Association of Clinical Research Professionals (ACRP) or by an equivalent certifying body.</w:t>
      </w:r>
      <w:r w:rsidR="00F648E7">
        <w:rPr>
          <w:rFonts w:ascii="Times New Roman" w:hAnsi="Times New Roman" w:cs="Times New Roman"/>
        </w:rPr>
        <w:t xml:space="preserve">  Acceptable documentation:  copies of degree certificate, transcripts showing awarding of degree, copy of licenses, certification certificate. </w:t>
      </w:r>
    </w:p>
    <w:p w14:paraId="2196FCC2" w14:textId="77777777" w:rsidR="003B131E" w:rsidRDefault="003B131E" w:rsidP="003B131E">
      <w:pPr>
        <w:pStyle w:val="ListParagraph"/>
        <w:spacing w:after="0"/>
        <w:rPr>
          <w:rFonts w:ascii="Times New Roman" w:hAnsi="Times New Roman" w:cs="Times New Roman"/>
        </w:rPr>
      </w:pPr>
    </w:p>
    <w:p w14:paraId="6ABAB0F0" w14:textId="2DA6AE29" w:rsidR="00F648E7" w:rsidRPr="007735FE" w:rsidRDefault="003B131E" w:rsidP="003B131E">
      <w:pPr>
        <w:pStyle w:val="ListParagraph"/>
        <w:spacing w:after="0"/>
        <w:rPr>
          <w:rFonts w:ascii="Times New Roman" w:hAnsi="Times New Roman" w:cs="Times New Roman"/>
        </w:rPr>
      </w:pPr>
      <w:r>
        <w:rPr>
          <w:rFonts w:ascii="Times New Roman" w:hAnsi="Times New Roman" w:cs="Times New Roman"/>
        </w:rPr>
        <w:t xml:space="preserve">7.3.3 </w:t>
      </w:r>
      <w:r w:rsidR="00F648E7">
        <w:rPr>
          <w:rFonts w:ascii="Times New Roman" w:hAnsi="Times New Roman" w:cs="Times New Roman"/>
        </w:rPr>
        <w:t xml:space="preserve">Documentation of completed </w:t>
      </w:r>
      <w:r w:rsidR="00F648E7" w:rsidRPr="007735FE">
        <w:rPr>
          <w:rFonts w:ascii="Times New Roman" w:hAnsi="Times New Roman" w:cs="Times New Roman"/>
        </w:rPr>
        <w:t>G</w:t>
      </w:r>
      <w:r w:rsidR="00F648E7">
        <w:rPr>
          <w:rFonts w:ascii="Times New Roman" w:hAnsi="Times New Roman" w:cs="Times New Roman"/>
        </w:rPr>
        <w:t xml:space="preserve">ood </w:t>
      </w:r>
      <w:r w:rsidR="00F648E7" w:rsidRPr="007735FE">
        <w:rPr>
          <w:rFonts w:ascii="Times New Roman" w:hAnsi="Times New Roman" w:cs="Times New Roman"/>
        </w:rPr>
        <w:t>C</w:t>
      </w:r>
      <w:r w:rsidR="00F648E7">
        <w:rPr>
          <w:rFonts w:ascii="Times New Roman" w:hAnsi="Times New Roman" w:cs="Times New Roman"/>
        </w:rPr>
        <w:t xml:space="preserve">linical </w:t>
      </w:r>
      <w:r w:rsidR="00F648E7" w:rsidRPr="007735FE">
        <w:rPr>
          <w:rFonts w:ascii="Times New Roman" w:hAnsi="Times New Roman" w:cs="Times New Roman"/>
        </w:rPr>
        <w:t>P</w:t>
      </w:r>
      <w:r w:rsidR="00F648E7">
        <w:rPr>
          <w:rFonts w:ascii="Times New Roman" w:hAnsi="Times New Roman" w:cs="Times New Roman"/>
        </w:rPr>
        <w:t xml:space="preserve">ractice </w:t>
      </w:r>
      <w:r w:rsidR="00F648E7" w:rsidRPr="007735FE">
        <w:rPr>
          <w:rFonts w:ascii="Times New Roman" w:hAnsi="Times New Roman" w:cs="Times New Roman"/>
        </w:rPr>
        <w:t>train</w:t>
      </w:r>
      <w:r w:rsidR="00F648E7">
        <w:rPr>
          <w:rFonts w:ascii="Times New Roman" w:hAnsi="Times New Roman" w:cs="Times New Roman"/>
        </w:rPr>
        <w:t>ing provided by nationally recognized training providers (</w:t>
      </w:r>
      <w:r w:rsidR="00F648E7" w:rsidRPr="007735FE">
        <w:rPr>
          <w:rFonts w:ascii="Times New Roman" w:hAnsi="Times New Roman" w:cs="Times New Roman"/>
        </w:rPr>
        <w:t>e.g., Barnett International, ACRP, CITI, CFPA).</w:t>
      </w:r>
      <w:r w:rsidR="00F648E7">
        <w:rPr>
          <w:rFonts w:ascii="Times New Roman" w:hAnsi="Times New Roman" w:cs="Times New Roman"/>
        </w:rPr>
        <w:t xml:space="preserve">  Acceptable documentation:  training certification certificate.  </w:t>
      </w:r>
    </w:p>
    <w:p w14:paraId="0698D5FD" w14:textId="77777777" w:rsidR="003B131E" w:rsidRDefault="003B131E" w:rsidP="003B131E">
      <w:pPr>
        <w:pStyle w:val="ListParagraph"/>
        <w:spacing w:after="0"/>
        <w:rPr>
          <w:rFonts w:ascii="Times New Roman" w:hAnsi="Times New Roman" w:cs="Times New Roman"/>
        </w:rPr>
      </w:pPr>
    </w:p>
    <w:p w14:paraId="1722E7D8" w14:textId="3EC18326" w:rsidR="00F648E7" w:rsidRPr="00E87728" w:rsidRDefault="003B131E" w:rsidP="003B131E">
      <w:pPr>
        <w:pStyle w:val="ListParagraph"/>
        <w:spacing w:after="0"/>
        <w:rPr>
          <w:rFonts w:ascii="Times New Roman" w:hAnsi="Times New Roman" w:cs="Times New Roman"/>
        </w:rPr>
      </w:pPr>
      <w:r>
        <w:rPr>
          <w:rFonts w:ascii="Times New Roman" w:hAnsi="Times New Roman" w:cs="Times New Roman"/>
        </w:rPr>
        <w:t xml:space="preserve">7.3.4 </w:t>
      </w:r>
      <w:r w:rsidR="00F648E7">
        <w:rPr>
          <w:rFonts w:ascii="Times New Roman" w:hAnsi="Times New Roman" w:cs="Times New Roman"/>
        </w:rPr>
        <w:t xml:space="preserve">Documentation of </w:t>
      </w:r>
      <w:r w:rsidR="00F648E7" w:rsidRPr="007735FE">
        <w:rPr>
          <w:rFonts w:ascii="Times New Roman" w:hAnsi="Times New Roman" w:cs="Times New Roman"/>
        </w:rPr>
        <w:t>Specific training or certification in monitoring of clinical research</w:t>
      </w:r>
      <w:r w:rsidR="00F648E7">
        <w:rPr>
          <w:rFonts w:ascii="Times New Roman" w:hAnsi="Times New Roman" w:cs="Times New Roman"/>
        </w:rPr>
        <w:t xml:space="preserve"> trials </w:t>
      </w:r>
      <w:r w:rsidR="00F648E7" w:rsidRPr="00976F6D">
        <w:rPr>
          <w:rFonts w:ascii="Times New Roman" w:hAnsi="Times New Roman" w:cs="Times New Roman"/>
        </w:rPr>
        <w:t xml:space="preserve">and </w:t>
      </w:r>
      <w:r w:rsidR="00F648E7">
        <w:rPr>
          <w:rFonts w:ascii="Times New Roman" w:hAnsi="Times New Roman" w:cs="Times New Roman"/>
        </w:rPr>
        <w:t>documentation in</w:t>
      </w:r>
      <w:r w:rsidR="00F648E7" w:rsidRPr="007735FE">
        <w:rPr>
          <w:rFonts w:ascii="Times New Roman" w:hAnsi="Times New Roman" w:cs="Times New Roman"/>
        </w:rPr>
        <w:t xml:space="preserve"> human </w:t>
      </w:r>
      <w:proofErr w:type="gramStart"/>
      <w:r w:rsidR="00F648E7" w:rsidRPr="007735FE">
        <w:rPr>
          <w:rFonts w:ascii="Times New Roman" w:hAnsi="Times New Roman" w:cs="Times New Roman"/>
        </w:rPr>
        <w:t>subjects</w:t>
      </w:r>
      <w:proofErr w:type="gramEnd"/>
      <w:r w:rsidR="00F648E7" w:rsidRPr="007735FE">
        <w:rPr>
          <w:rFonts w:ascii="Times New Roman" w:hAnsi="Times New Roman" w:cs="Times New Roman"/>
        </w:rPr>
        <w:t xml:space="preserve"> protection</w:t>
      </w:r>
      <w:r w:rsidR="00F648E7">
        <w:rPr>
          <w:rFonts w:ascii="Times New Roman" w:hAnsi="Times New Roman" w:cs="Times New Roman"/>
        </w:rPr>
        <w:t xml:space="preserve"> (HSP),</w:t>
      </w:r>
      <w:r w:rsidR="00F648E7" w:rsidRPr="007735FE">
        <w:rPr>
          <w:rFonts w:ascii="Times New Roman" w:hAnsi="Times New Roman" w:cs="Times New Roman"/>
        </w:rPr>
        <w:t xml:space="preserve"> </w:t>
      </w:r>
      <w:r w:rsidR="00F648E7">
        <w:rPr>
          <w:rFonts w:ascii="Times New Roman" w:hAnsi="Times New Roman" w:cs="Times New Roman"/>
        </w:rPr>
        <w:t xml:space="preserve">provided by a nationally recognized </w:t>
      </w:r>
      <w:r w:rsidR="00F648E7">
        <w:rPr>
          <w:rFonts w:ascii="Times New Roman" w:hAnsi="Times New Roman" w:cs="Times New Roman"/>
        </w:rPr>
        <w:lastRenderedPageBreak/>
        <w:t xml:space="preserve">training providers, e.g., Barnett International, ACRP, CITI, CFPA, University of North Carolina, etc., </w:t>
      </w:r>
      <w:r w:rsidR="00F648E7">
        <w:rPr>
          <w:rFonts w:ascii="Times New Roman" w:hAnsi="Times New Roman" w:cs="Times New Roman"/>
          <w:b/>
        </w:rPr>
        <w:t>OR</w:t>
      </w:r>
      <w:r w:rsidR="00F648E7" w:rsidRPr="007735FE">
        <w:rPr>
          <w:rFonts w:ascii="Times New Roman" w:hAnsi="Times New Roman" w:cs="Times New Roman"/>
        </w:rPr>
        <w:t xml:space="preserve"> </w:t>
      </w:r>
      <w:r w:rsidR="00F648E7">
        <w:rPr>
          <w:rFonts w:ascii="Times New Roman" w:hAnsi="Times New Roman" w:cs="Times New Roman"/>
        </w:rPr>
        <w:t>c</w:t>
      </w:r>
      <w:r w:rsidR="00F648E7" w:rsidRPr="007735FE">
        <w:rPr>
          <w:rFonts w:ascii="Times New Roman" w:hAnsi="Times New Roman" w:cs="Times New Roman"/>
        </w:rPr>
        <w:t xml:space="preserve">ertification </w:t>
      </w:r>
      <w:r w:rsidR="00F648E7">
        <w:rPr>
          <w:rFonts w:ascii="Times New Roman" w:hAnsi="Times New Roman" w:cs="Times New Roman"/>
        </w:rPr>
        <w:t xml:space="preserve">as a </w:t>
      </w:r>
      <w:r w:rsidR="00F648E7" w:rsidRPr="007735FE">
        <w:rPr>
          <w:rFonts w:ascii="Times New Roman" w:hAnsi="Times New Roman" w:cs="Times New Roman"/>
        </w:rPr>
        <w:t xml:space="preserve">Clinical Research Associate, (CCRA) </w:t>
      </w:r>
      <w:r w:rsidR="00F648E7">
        <w:rPr>
          <w:rFonts w:ascii="Times New Roman" w:hAnsi="Times New Roman" w:cs="Times New Roman"/>
        </w:rPr>
        <w:t xml:space="preserve">by the Association of Clinical Research Professionals (ACRP) or by an equivalent certifying body.  Clinical trial auditing training or experience is given added consideration.  Acceptable documentation:  training certification or certification documents OR if clinical trial monitoring training is all on-the-job (OJT) the contractor shall provide a listing of the specifics for each individual clinical trial, duration of the work on the clinical trial and frequency of monitoring visits, </w:t>
      </w:r>
      <w:proofErr w:type="gramStart"/>
      <w:r w:rsidR="00F648E7">
        <w:rPr>
          <w:rFonts w:ascii="Times New Roman" w:hAnsi="Times New Roman" w:cs="Times New Roman"/>
        </w:rPr>
        <w:t>disease state</w:t>
      </w:r>
      <w:proofErr w:type="gramEnd"/>
      <w:r w:rsidR="00F648E7">
        <w:rPr>
          <w:rFonts w:ascii="Times New Roman" w:hAnsi="Times New Roman" w:cs="Times New Roman"/>
        </w:rPr>
        <w:t xml:space="preserve"> monitored.</w:t>
      </w:r>
    </w:p>
    <w:p w14:paraId="72DE3275" w14:textId="77777777" w:rsidR="003C7690" w:rsidRDefault="003C7690" w:rsidP="00B824A2">
      <w:pPr>
        <w:pStyle w:val="ListParagraph"/>
        <w:spacing w:after="0"/>
        <w:rPr>
          <w:rFonts w:ascii="Times New Roman" w:hAnsi="Times New Roman" w:cs="Times New Roman"/>
        </w:rPr>
      </w:pPr>
    </w:p>
    <w:p w14:paraId="3124F83A" w14:textId="0329BA56" w:rsidR="00F648E7" w:rsidRDefault="00B824A2" w:rsidP="00B824A2">
      <w:pPr>
        <w:pStyle w:val="ListParagraph"/>
        <w:spacing w:after="0"/>
        <w:rPr>
          <w:rFonts w:ascii="Times New Roman" w:hAnsi="Times New Roman" w:cs="Times New Roman"/>
        </w:rPr>
      </w:pPr>
      <w:r>
        <w:rPr>
          <w:rFonts w:ascii="Times New Roman" w:hAnsi="Times New Roman" w:cs="Times New Roman"/>
        </w:rPr>
        <w:t xml:space="preserve">7.3.5 </w:t>
      </w:r>
      <w:r w:rsidR="00F648E7">
        <w:rPr>
          <w:rFonts w:ascii="Times New Roman" w:hAnsi="Times New Roman" w:cs="Times New Roman"/>
        </w:rPr>
        <w:t>Documentation of a</w:t>
      </w:r>
      <w:r w:rsidR="00F648E7" w:rsidRPr="007735FE">
        <w:rPr>
          <w:rFonts w:ascii="Times New Roman" w:hAnsi="Times New Roman" w:cs="Times New Roman"/>
        </w:rPr>
        <w:t xml:space="preserve"> minimum of ten (10) years providing Good Clinical Practice (GCP) </w:t>
      </w:r>
      <w:r w:rsidR="00F648E7">
        <w:rPr>
          <w:rFonts w:ascii="Times New Roman" w:hAnsi="Times New Roman" w:cs="Times New Roman"/>
        </w:rPr>
        <w:t xml:space="preserve">clinical trial monitoring specifically of </w:t>
      </w:r>
      <w:r w:rsidR="00F648E7" w:rsidRPr="007735FE">
        <w:rPr>
          <w:rFonts w:ascii="Times New Roman" w:hAnsi="Times New Roman" w:cs="Times New Roman"/>
        </w:rPr>
        <w:t xml:space="preserve">clinical research sites.  </w:t>
      </w:r>
      <w:r w:rsidR="00F648E7">
        <w:rPr>
          <w:rFonts w:ascii="Times New Roman" w:hAnsi="Times New Roman" w:cs="Times New Roman"/>
        </w:rPr>
        <w:t xml:space="preserve">Additional consideration </w:t>
      </w:r>
      <w:proofErr w:type="gramStart"/>
      <w:r w:rsidR="00F648E7">
        <w:rPr>
          <w:rFonts w:ascii="Times New Roman" w:hAnsi="Times New Roman" w:cs="Times New Roman"/>
        </w:rPr>
        <w:t>given</w:t>
      </w:r>
      <w:proofErr w:type="gramEnd"/>
      <w:r w:rsidR="00F648E7">
        <w:rPr>
          <w:rFonts w:ascii="Times New Roman" w:hAnsi="Times New Roman" w:cs="Times New Roman"/>
        </w:rPr>
        <w:t xml:space="preserve"> to </w:t>
      </w:r>
      <w:proofErr w:type="gramStart"/>
      <w:r w:rsidR="00F648E7">
        <w:rPr>
          <w:rFonts w:ascii="Times New Roman" w:hAnsi="Times New Roman" w:cs="Times New Roman"/>
        </w:rPr>
        <w:t xml:space="preserve">monitoring </w:t>
      </w:r>
      <w:r w:rsidR="00F648E7" w:rsidRPr="007735FE">
        <w:rPr>
          <w:rFonts w:ascii="Times New Roman" w:hAnsi="Times New Roman" w:cs="Times New Roman"/>
        </w:rPr>
        <w:t>of</w:t>
      </w:r>
      <w:proofErr w:type="gramEnd"/>
      <w:r w:rsidR="00F648E7" w:rsidRPr="007735FE">
        <w:rPr>
          <w:rFonts w:ascii="Times New Roman" w:hAnsi="Times New Roman" w:cs="Times New Roman"/>
        </w:rPr>
        <w:t xml:space="preserve"> multi-site clinical trials </w:t>
      </w:r>
      <w:r w:rsidR="00F648E7">
        <w:rPr>
          <w:rFonts w:ascii="Times New Roman" w:hAnsi="Times New Roman" w:cs="Times New Roman"/>
        </w:rPr>
        <w:t xml:space="preserve">as well as </w:t>
      </w:r>
      <w:proofErr w:type="gramStart"/>
      <w:r w:rsidR="00F648E7">
        <w:rPr>
          <w:rFonts w:ascii="Times New Roman" w:hAnsi="Times New Roman" w:cs="Times New Roman"/>
        </w:rPr>
        <w:t>auditing of</w:t>
      </w:r>
      <w:proofErr w:type="gramEnd"/>
      <w:r w:rsidR="00F648E7">
        <w:rPr>
          <w:rFonts w:ascii="Times New Roman" w:hAnsi="Times New Roman" w:cs="Times New Roman"/>
        </w:rPr>
        <w:t xml:space="preserve"> clinical trials.  Acceptable documentation:  Experience should be documented in the current Curriculum Vitae or detailed resume of each names monitor in the submission.  </w:t>
      </w:r>
    </w:p>
    <w:p w14:paraId="78C5BFE1" w14:textId="77777777" w:rsidR="00B824A2" w:rsidRDefault="00B824A2" w:rsidP="00B824A2">
      <w:pPr>
        <w:pStyle w:val="ListParagraph"/>
        <w:spacing w:after="0"/>
        <w:rPr>
          <w:rFonts w:ascii="Times New Roman" w:hAnsi="Times New Roman" w:cs="Times New Roman"/>
        </w:rPr>
      </w:pPr>
    </w:p>
    <w:p w14:paraId="725389BB" w14:textId="31602CAD" w:rsidR="00F648E7" w:rsidRPr="00726373" w:rsidRDefault="00B824A2" w:rsidP="00B824A2">
      <w:pPr>
        <w:pStyle w:val="ListParagraph"/>
        <w:spacing w:after="0"/>
        <w:rPr>
          <w:rFonts w:ascii="Times New Roman" w:hAnsi="Times New Roman" w:cs="Times New Roman"/>
        </w:rPr>
      </w:pPr>
      <w:r>
        <w:rPr>
          <w:rFonts w:ascii="Times New Roman" w:hAnsi="Times New Roman" w:cs="Times New Roman"/>
        </w:rPr>
        <w:t xml:space="preserve">7.3.6 </w:t>
      </w:r>
      <w:r w:rsidR="00F648E7" w:rsidRPr="00726373">
        <w:rPr>
          <w:rFonts w:ascii="Times New Roman" w:hAnsi="Times New Roman" w:cs="Times New Roman"/>
        </w:rPr>
        <w:t>Documentation of a minimum of five (5) years’ experience providing GCP monitoring (or auditing) services for federally funded research with additional consideration to delivery of these servicers to VA funded/sponsored clinical research trials.  Monitoring at a VA clinical trial site for a</w:t>
      </w:r>
      <w:r w:rsidR="00F648E7">
        <w:rPr>
          <w:rFonts w:ascii="Times New Roman" w:hAnsi="Times New Roman" w:cs="Times New Roman"/>
        </w:rPr>
        <w:t xml:space="preserve"> commercial study-sponsor does not qualify as monitoring or auditing of federally funded research.</w:t>
      </w:r>
    </w:p>
    <w:p w14:paraId="2A5E1B2F" w14:textId="77777777" w:rsidR="003C7690" w:rsidRDefault="003C7690" w:rsidP="00B824A2">
      <w:pPr>
        <w:pStyle w:val="ListParagraph"/>
        <w:spacing w:after="0"/>
        <w:ind w:left="1440"/>
        <w:rPr>
          <w:rFonts w:ascii="Times New Roman" w:hAnsi="Times New Roman" w:cs="Times New Roman"/>
        </w:rPr>
      </w:pPr>
    </w:p>
    <w:p w14:paraId="09D7C1C6" w14:textId="015B65D4" w:rsidR="00F648E7" w:rsidRDefault="00B824A2" w:rsidP="00FF587F">
      <w:pPr>
        <w:pStyle w:val="ListParagraph"/>
        <w:spacing w:after="0"/>
        <w:ind w:left="1080"/>
        <w:rPr>
          <w:rFonts w:ascii="Times New Roman" w:hAnsi="Times New Roman" w:cs="Times New Roman"/>
        </w:rPr>
      </w:pPr>
      <w:r>
        <w:rPr>
          <w:rFonts w:ascii="Times New Roman" w:hAnsi="Times New Roman" w:cs="Times New Roman"/>
        </w:rPr>
        <w:t xml:space="preserve">7.3.6.1 </w:t>
      </w:r>
      <w:r w:rsidR="00F648E7">
        <w:rPr>
          <w:rFonts w:ascii="Times New Roman" w:hAnsi="Times New Roman" w:cs="Times New Roman"/>
        </w:rPr>
        <w:t xml:space="preserve">Acceptable documentation:  Provide, for each of the proposed monitors, a listing of the trial sponsors (e.g. a university trial sponsor with funding by NIA, a NIH trial, a VA funded trial, etc.), number of clinical sites monitored for the trial and frequency of monitoring visits, duration of monitoring work for each clinical trial.  If the monitoring experience was through a CRO (contract research organization) contracted by a university or NIH to manage the trial, </w:t>
      </w:r>
      <w:proofErr w:type="gramStart"/>
      <w:r w:rsidR="00F648E7">
        <w:rPr>
          <w:rFonts w:ascii="Times New Roman" w:hAnsi="Times New Roman" w:cs="Times New Roman"/>
        </w:rPr>
        <w:t>please so</w:t>
      </w:r>
      <w:proofErr w:type="gramEnd"/>
      <w:r w:rsidR="00F648E7">
        <w:rPr>
          <w:rFonts w:ascii="Times New Roman" w:hAnsi="Times New Roman" w:cs="Times New Roman"/>
        </w:rPr>
        <w:t xml:space="preserve"> indicate.</w:t>
      </w:r>
    </w:p>
    <w:p w14:paraId="42DEA130" w14:textId="77777777" w:rsidR="003C7690" w:rsidRDefault="003C7690" w:rsidP="00FF587F">
      <w:pPr>
        <w:pStyle w:val="ListParagraph"/>
        <w:spacing w:after="0"/>
        <w:ind w:left="1080"/>
        <w:rPr>
          <w:rFonts w:ascii="Times New Roman" w:hAnsi="Times New Roman" w:cs="Times New Roman"/>
        </w:rPr>
      </w:pPr>
    </w:p>
    <w:p w14:paraId="35317FB4" w14:textId="266406F9" w:rsidR="00F648E7" w:rsidRDefault="003C7690" w:rsidP="00FF587F">
      <w:pPr>
        <w:pStyle w:val="ListParagraph"/>
        <w:spacing w:after="0"/>
        <w:ind w:left="1080"/>
        <w:rPr>
          <w:rFonts w:ascii="Times New Roman" w:hAnsi="Times New Roman" w:cs="Times New Roman"/>
        </w:rPr>
      </w:pPr>
      <w:r>
        <w:rPr>
          <w:rFonts w:ascii="Times New Roman" w:hAnsi="Times New Roman" w:cs="Times New Roman"/>
        </w:rPr>
        <w:t xml:space="preserve">7.3.6.2 </w:t>
      </w:r>
      <w:r w:rsidR="00F648E7" w:rsidRPr="00FD0073">
        <w:rPr>
          <w:rFonts w:ascii="Times New Roman" w:hAnsi="Times New Roman" w:cs="Times New Roman"/>
        </w:rPr>
        <w:t>Provide at least three (3) references for listed experience of delivering GCP monitoring or auditing services for federally funded research.</w:t>
      </w:r>
      <w:r w:rsidR="003A560F">
        <w:rPr>
          <w:rFonts w:ascii="Times New Roman" w:hAnsi="Times New Roman" w:cs="Times New Roman"/>
        </w:rPr>
        <w:t xml:space="preserve"> (solicitation only)</w:t>
      </w:r>
    </w:p>
    <w:p w14:paraId="2A66E34E" w14:textId="77777777" w:rsidR="003C7690" w:rsidRDefault="003C7690" w:rsidP="003C7690">
      <w:pPr>
        <w:pStyle w:val="ListParagraph"/>
        <w:spacing w:after="0"/>
        <w:ind w:left="1440"/>
        <w:rPr>
          <w:rFonts w:ascii="Times New Roman" w:hAnsi="Times New Roman" w:cs="Times New Roman"/>
        </w:rPr>
      </w:pPr>
    </w:p>
    <w:p w14:paraId="46FCEDC3" w14:textId="79D461C3" w:rsidR="00F648E7" w:rsidRPr="00FD0073" w:rsidRDefault="00FF587F" w:rsidP="00FF587F">
      <w:pPr>
        <w:pStyle w:val="ListParagraph"/>
        <w:spacing w:after="0"/>
        <w:rPr>
          <w:rFonts w:ascii="Times New Roman" w:hAnsi="Times New Roman" w:cs="Times New Roman"/>
        </w:rPr>
      </w:pPr>
      <w:r>
        <w:rPr>
          <w:rFonts w:ascii="Times New Roman" w:hAnsi="Times New Roman" w:cs="Times New Roman"/>
        </w:rPr>
        <w:t xml:space="preserve">7.3.7 </w:t>
      </w:r>
      <w:r w:rsidR="00F648E7" w:rsidRPr="00FD0073">
        <w:rPr>
          <w:rFonts w:ascii="Times New Roman" w:hAnsi="Times New Roman" w:cs="Times New Roman"/>
        </w:rPr>
        <w:t>Experience in medical record and clinical chart review.  Resume or CV must demonstrate experience, specifying the type of medical record systems (paper, electronic).  For electronic health records specify commercial system experienced with and the tools used to access the electronic health record.  Indicate experience with VA electron health record and tools used to access it.</w:t>
      </w:r>
    </w:p>
    <w:p w14:paraId="03E14BDE" w14:textId="77777777" w:rsidR="0099383B" w:rsidRDefault="0099383B" w:rsidP="00F648E7">
      <w:pPr>
        <w:spacing w:after="0"/>
        <w:ind w:left="720" w:hanging="360"/>
        <w:rPr>
          <w:rFonts w:ascii="Times New Roman" w:hAnsi="Times New Roman" w:cs="Times New Roman"/>
        </w:rPr>
      </w:pPr>
    </w:p>
    <w:p w14:paraId="703A35B7" w14:textId="09EC5940" w:rsidR="00F648E7" w:rsidRPr="007735FE" w:rsidRDefault="0099383B" w:rsidP="00982A70">
      <w:pPr>
        <w:spacing w:after="0"/>
        <w:ind w:left="720"/>
        <w:rPr>
          <w:rFonts w:ascii="Times New Roman" w:hAnsi="Times New Roman" w:cs="Times New Roman"/>
        </w:rPr>
      </w:pPr>
      <w:r>
        <w:rPr>
          <w:rFonts w:ascii="Times New Roman" w:hAnsi="Times New Roman" w:cs="Times New Roman"/>
        </w:rPr>
        <w:t xml:space="preserve">7.3.8 </w:t>
      </w:r>
      <w:r w:rsidR="00F648E7" w:rsidRPr="007735FE">
        <w:rPr>
          <w:rFonts w:ascii="Times New Roman" w:hAnsi="Times New Roman" w:cs="Times New Roman"/>
        </w:rPr>
        <w:t xml:space="preserve">Computer knowledge – Skilled in Microsoft Office Programs (e.g., Outlook Email, Word, PowerPoint, Excel and SharePoint), and Adobe Acrobat.  Resume or CV must demonstrate experience by describing examples such as giving presentations with PowerPoint slides, documents written with Word, schedule planning with Excel, or </w:t>
      </w:r>
      <w:proofErr w:type="gramStart"/>
      <w:r w:rsidR="00F648E7" w:rsidRPr="007735FE">
        <w:rPr>
          <w:rFonts w:ascii="Times New Roman" w:hAnsi="Times New Roman" w:cs="Times New Roman"/>
        </w:rPr>
        <w:t>combine</w:t>
      </w:r>
      <w:proofErr w:type="gramEnd"/>
      <w:r w:rsidR="00F648E7" w:rsidRPr="007735FE">
        <w:rPr>
          <w:rFonts w:ascii="Times New Roman" w:hAnsi="Times New Roman" w:cs="Times New Roman"/>
        </w:rPr>
        <w:t xml:space="preserve"> files in Adobe Acrobat.</w:t>
      </w:r>
    </w:p>
    <w:p w14:paraId="08A87489" w14:textId="77777777" w:rsidR="00F648E7" w:rsidRDefault="00F648E7" w:rsidP="007B6447">
      <w:pPr>
        <w:pStyle w:val="ListParagraph"/>
        <w:spacing w:after="0" w:line="240" w:lineRule="auto"/>
        <w:ind w:left="360"/>
        <w:rPr>
          <w:rFonts w:ascii="Times New Roman" w:hAnsi="Times New Roman" w:cs="Times New Roman"/>
          <w:bCs/>
        </w:rPr>
      </w:pPr>
    </w:p>
    <w:p w14:paraId="44C3342E" w14:textId="4D1EA6DC" w:rsidR="007B6447" w:rsidRDefault="00982A70" w:rsidP="00982A70">
      <w:pPr>
        <w:pStyle w:val="ListParagraph"/>
        <w:spacing w:after="0" w:line="240" w:lineRule="auto"/>
        <w:ind w:left="0"/>
        <w:rPr>
          <w:rFonts w:ascii="Times New Roman" w:hAnsi="Times New Roman" w:cs="Times New Roman"/>
          <w:bCs/>
        </w:rPr>
      </w:pPr>
      <w:r>
        <w:rPr>
          <w:rFonts w:ascii="Times New Roman" w:hAnsi="Times New Roman" w:cs="Times New Roman"/>
          <w:bCs/>
        </w:rPr>
        <w:t>8</w:t>
      </w:r>
      <w:r w:rsidR="007B6447">
        <w:rPr>
          <w:rFonts w:ascii="Times New Roman" w:hAnsi="Times New Roman" w:cs="Times New Roman"/>
          <w:bCs/>
        </w:rPr>
        <w:t>.0 Other requirements</w:t>
      </w:r>
    </w:p>
    <w:p w14:paraId="6F09BB14" w14:textId="77777777" w:rsidR="007B6447" w:rsidRDefault="007B6447" w:rsidP="007B6447">
      <w:pPr>
        <w:pStyle w:val="ListParagraph"/>
        <w:spacing w:after="0" w:line="240" w:lineRule="auto"/>
        <w:ind w:left="360"/>
        <w:rPr>
          <w:rFonts w:ascii="Times New Roman" w:hAnsi="Times New Roman" w:cs="Times New Roman"/>
          <w:bCs/>
        </w:rPr>
      </w:pPr>
    </w:p>
    <w:p w14:paraId="1E9D3F21" w14:textId="77777777" w:rsidR="00982A70" w:rsidRPr="00976F6D" w:rsidRDefault="00982A70" w:rsidP="00982A70">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7B6447" w:rsidRPr="00976F6D">
        <w:rPr>
          <w:rFonts w:ascii="Times New Roman" w:hAnsi="Times New Roman" w:cs="Times New Roman"/>
          <w:bCs/>
        </w:rPr>
        <w:t xml:space="preserve">.1 </w:t>
      </w:r>
      <w:r w:rsidR="00533807" w:rsidRPr="00976F6D">
        <w:rPr>
          <w:rFonts w:ascii="Times New Roman" w:hAnsi="Times New Roman" w:cs="Times New Roman"/>
          <w:bCs/>
        </w:rPr>
        <w:t>Identification, Parking, Smoking, and VA Regulations:</w:t>
      </w:r>
    </w:p>
    <w:p w14:paraId="309C6333" w14:textId="77777777" w:rsidR="00982A70" w:rsidRDefault="00982A70" w:rsidP="00982A70">
      <w:pPr>
        <w:pStyle w:val="ListParagraph"/>
        <w:spacing w:after="0" w:line="240" w:lineRule="auto"/>
        <w:ind w:left="360"/>
        <w:rPr>
          <w:rFonts w:ascii="Times New Roman" w:hAnsi="Times New Roman" w:cs="Times New Roman"/>
          <w:bCs/>
        </w:rPr>
      </w:pPr>
    </w:p>
    <w:p w14:paraId="4A7CFD49" w14:textId="77777777" w:rsidR="00A12C67" w:rsidRDefault="00982A70" w:rsidP="00F12938">
      <w:pPr>
        <w:pStyle w:val="ListParagraph"/>
        <w:spacing w:after="0" w:line="240" w:lineRule="auto"/>
        <w:rPr>
          <w:rFonts w:ascii="Times New Roman" w:eastAsia="Times New Roman" w:hAnsi="Times New Roman" w:cs="Times New Roman"/>
        </w:rPr>
      </w:pPr>
      <w:r>
        <w:rPr>
          <w:rFonts w:ascii="Times New Roman" w:hAnsi="Times New Roman" w:cs="Times New Roman"/>
          <w:bCs/>
        </w:rPr>
        <w:t xml:space="preserve">8.1.1 </w:t>
      </w:r>
      <w:r w:rsidR="00533807" w:rsidRPr="007735FE">
        <w:rPr>
          <w:rFonts w:ascii="Times New Roman" w:hAnsi="Times New Roman" w:cs="Times New Roman"/>
          <w:bCs/>
        </w:rPr>
        <w:t xml:space="preserve">Contract monitors shall be issued VA identification and shall wear it in </w:t>
      </w:r>
      <w:r w:rsidR="00533807" w:rsidRPr="007735FE">
        <w:rPr>
          <w:rFonts w:ascii="Times New Roman" w:eastAsia="Times New Roman" w:hAnsi="Times New Roman" w:cs="Times New Roman"/>
        </w:rPr>
        <w:t>accordance with VA provided guidance while on the premises of any VA facility.</w:t>
      </w:r>
    </w:p>
    <w:p w14:paraId="69F5942B" w14:textId="77777777" w:rsidR="00A12C67" w:rsidRDefault="00A12C67" w:rsidP="00F12938">
      <w:pPr>
        <w:pStyle w:val="ListParagraph"/>
        <w:spacing w:after="0" w:line="240" w:lineRule="auto"/>
        <w:rPr>
          <w:rFonts w:ascii="Times New Roman" w:eastAsia="Times New Roman" w:hAnsi="Times New Roman" w:cs="Times New Roman"/>
        </w:rPr>
      </w:pPr>
    </w:p>
    <w:p w14:paraId="58EBE70B" w14:textId="77777777"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8.1.2 </w:t>
      </w:r>
      <w:r w:rsidR="00533807" w:rsidRPr="007735FE">
        <w:rPr>
          <w:rFonts w:ascii="Times New Roman" w:eastAsia="Times New Roman" w:hAnsi="Times New Roman" w:cs="Times New Roman"/>
        </w:rPr>
        <w:t xml:space="preserve"> It is the responsibility of the Contractor to park in the appropriate designated parking areas. Information on parking is available from the VA Police Section at the specific VA facility. </w:t>
      </w:r>
      <w:r w:rsidR="004A528C">
        <w:rPr>
          <w:rFonts w:ascii="Times New Roman" w:eastAsia="Times New Roman" w:hAnsi="Times New Roman" w:cs="Times New Roman"/>
        </w:rPr>
        <w:t>VA</w:t>
      </w:r>
      <w:r w:rsidR="004A528C" w:rsidRPr="007735FE">
        <w:rPr>
          <w:rFonts w:ascii="Times New Roman" w:eastAsia="Times New Roman" w:hAnsi="Times New Roman" w:cs="Times New Roman"/>
        </w:rPr>
        <w:t xml:space="preserve"> </w:t>
      </w:r>
      <w:r w:rsidR="00533807" w:rsidRPr="007735FE">
        <w:rPr>
          <w:rFonts w:ascii="Times New Roman" w:eastAsia="Times New Roman" w:hAnsi="Times New Roman" w:cs="Times New Roman"/>
        </w:rPr>
        <w:t xml:space="preserve">will not invalidate or make reimbursement for parking violations of the Contractor under any conditions. </w:t>
      </w:r>
    </w:p>
    <w:p w14:paraId="2FD0E88F" w14:textId="77777777" w:rsidR="00A12C67" w:rsidRDefault="00A12C67" w:rsidP="00F12938">
      <w:pPr>
        <w:pStyle w:val="ListParagraph"/>
        <w:spacing w:after="0" w:line="240" w:lineRule="auto"/>
        <w:rPr>
          <w:rFonts w:ascii="Times New Roman" w:eastAsia="Times New Roman" w:hAnsi="Times New Roman" w:cs="Times New Roman"/>
        </w:rPr>
      </w:pPr>
    </w:p>
    <w:p w14:paraId="5CFD54B0" w14:textId="77777777"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8.1.3 </w:t>
      </w:r>
      <w:r w:rsidR="00533807" w:rsidRPr="007735FE">
        <w:rPr>
          <w:rFonts w:ascii="Times New Roman" w:eastAsia="Times New Roman" w:hAnsi="Times New Roman" w:cs="Times New Roman"/>
        </w:rPr>
        <w:t xml:space="preserve">Smoking is prohibited inside any buildings at VA facility and prohibited area may extend as far the facility perimeter.  </w:t>
      </w:r>
    </w:p>
    <w:p w14:paraId="0CF6E87C" w14:textId="77777777" w:rsidR="00A12C67" w:rsidRDefault="00A12C67" w:rsidP="00F12938">
      <w:pPr>
        <w:pStyle w:val="ListParagraph"/>
        <w:spacing w:after="0" w:line="240" w:lineRule="auto"/>
        <w:rPr>
          <w:rFonts w:ascii="Times New Roman" w:eastAsia="Times New Roman" w:hAnsi="Times New Roman" w:cs="Times New Roman"/>
        </w:rPr>
      </w:pPr>
    </w:p>
    <w:p w14:paraId="2F0C1D17" w14:textId="5ADD7879"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8.1.4 </w:t>
      </w:r>
      <w:r w:rsidR="00533807" w:rsidRPr="007735FE">
        <w:rPr>
          <w:rFonts w:ascii="Times New Roman" w:eastAsia="Times New Roman" w:hAnsi="Times New Roman" w:cs="Times New Roman"/>
        </w:rPr>
        <w:t>Possession of weapons</w:t>
      </w:r>
      <w:r w:rsidR="00676542">
        <w:rPr>
          <w:rFonts w:ascii="Times New Roman" w:eastAsia="Times New Roman" w:hAnsi="Times New Roman" w:cs="Times New Roman"/>
        </w:rPr>
        <w:t xml:space="preserve"> on VA property</w:t>
      </w:r>
      <w:r w:rsidR="00533807" w:rsidRPr="007735FE">
        <w:rPr>
          <w:rFonts w:ascii="Times New Roman" w:eastAsia="Times New Roman" w:hAnsi="Times New Roman" w:cs="Times New Roman"/>
        </w:rPr>
        <w:t xml:space="preserve"> is prohibited. </w:t>
      </w:r>
    </w:p>
    <w:p w14:paraId="54D72CE7" w14:textId="77777777" w:rsidR="00A12C67" w:rsidRDefault="00A12C67" w:rsidP="00F12938">
      <w:pPr>
        <w:pStyle w:val="ListParagraph"/>
        <w:spacing w:after="0" w:line="240" w:lineRule="auto"/>
        <w:rPr>
          <w:rFonts w:ascii="Times New Roman" w:eastAsia="Times New Roman" w:hAnsi="Times New Roman" w:cs="Times New Roman"/>
        </w:rPr>
      </w:pPr>
    </w:p>
    <w:p w14:paraId="70EF2BA6" w14:textId="4B3D5308"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8.1.5 </w:t>
      </w:r>
      <w:r w:rsidR="00533807" w:rsidRPr="007735FE">
        <w:rPr>
          <w:rFonts w:ascii="Times New Roman" w:eastAsia="Times New Roman" w:hAnsi="Times New Roman" w:cs="Times New Roman"/>
        </w:rPr>
        <w:t>Enclosed containers, including tool kits, shall be subject to search</w:t>
      </w:r>
      <w:r w:rsidR="00676542">
        <w:rPr>
          <w:rFonts w:ascii="Times New Roman" w:eastAsia="Times New Roman" w:hAnsi="Times New Roman" w:cs="Times New Roman"/>
        </w:rPr>
        <w:t xml:space="preserve"> while on VA property</w:t>
      </w:r>
      <w:r w:rsidR="00533807" w:rsidRPr="007735FE">
        <w:rPr>
          <w:rFonts w:ascii="Times New Roman" w:eastAsia="Times New Roman" w:hAnsi="Times New Roman" w:cs="Times New Roman"/>
        </w:rPr>
        <w:t xml:space="preserve">. </w:t>
      </w:r>
    </w:p>
    <w:p w14:paraId="549979FE" w14:textId="77777777" w:rsidR="00A12C67" w:rsidRDefault="00A12C67" w:rsidP="00F12938">
      <w:pPr>
        <w:pStyle w:val="ListParagraph"/>
        <w:spacing w:after="0" w:line="240" w:lineRule="auto"/>
        <w:rPr>
          <w:rFonts w:ascii="Times New Roman" w:eastAsia="Times New Roman" w:hAnsi="Times New Roman" w:cs="Times New Roman"/>
        </w:rPr>
      </w:pPr>
    </w:p>
    <w:p w14:paraId="362E5CE7" w14:textId="638A1B1A" w:rsidR="0092027F" w:rsidRDefault="00F12938" w:rsidP="0092027F">
      <w:pPr>
        <w:pStyle w:val="ListParagraph"/>
        <w:spacing w:after="0" w:line="240" w:lineRule="auto"/>
        <w:rPr>
          <w:rFonts w:ascii="Times New Roman" w:hAnsi="Times New Roman" w:cs="Times New Roman"/>
          <w:bCs/>
        </w:rPr>
      </w:pPr>
      <w:r>
        <w:rPr>
          <w:rFonts w:ascii="Times New Roman" w:eastAsia="Times New Roman" w:hAnsi="Times New Roman" w:cs="Times New Roman"/>
        </w:rPr>
        <w:t>8.1.6</w:t>
      </w:r>
      <w:r w:rsidR="00676542">
        <w:rPr>
          <w:rFonts w:ascii="Times New Roman" w:eastAsia="Times New Roman" w:hAnsi="Times New Roman" w:cs="Times New Roman"/>
        </w:rPr>
        <w:t xml:space="preserve"> </w:t>
      </w:r>
      <w:r w:rsidR="00533807" w:rsidRPr="007735FE">
        <w:rPr>
          <w:rFonts w:ascii="Times New Roman" w:eastAsia="Times New Roman" w:hAnsi="Times New Roman" w:cs="Times New Roman"/>
        </w:rPr>
        <w:t>Violations of VA regulations may result in citation answerable in the United States (Federal) District Court, not a local district, state, or municipal court.</w:t>
      </w:r>
    </w:p>
    <w:p w14:paraId="6C70CC9B" w14:textId="77777777" w:rsidR="0092027F" w:rsidRDefault="0092027F" w:rsidP="0092027F">
      <w:pPr>
        <w:pStyle w:val="ListParagraph"/>
        <w:spacing w:after="0" w:line="240" w:lineRule="auto"/>
        <w:rPr>
          <w:rFonts w:ascii="Times New Roman" w:hAnsi="Times New Roman" w:cs="Times New Roman"/>
          <w:bCs/>
        </w:rPr>
      </w:pPr>
    </w:p>
    <w:p w14:paraId="1D53C93B" w14:textId="77777777" w:rsidR="00677ABE" w:rsidRPr="00976F6D" w:rsidRDefault="0092027F" w:rsidP="00677ABE">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 xml:space="preserve">.2 </w:t>
      </w:r>
      <w:r w:rsidR="00533807" w:rsidRPr="00976F6D">
        <w:rPr>
          <w:rFonts w:ascii="Times New Roman" w:hAnsi="Times New Roman" w:cs="Times New Roman"/>
          <w:bCs/>
        </w:rPr>
        <w:t>Information Security:</w:t>
      </w:r>
      <w:r w:rsidR="00677ABE" w:rsidRPr="00976F6D">
        <w:rPr>
          <w:rFonts w:ascii="Times New Roman" w:hAnsi="Times New Roman" w:cs="Times New Roman"/>
          <w:bCs/>
        </w:rPr>
        <w:t xml:space="preserve"> </w:t>
      </w:r>
      <w:r w:rsidR="00533807" w:rsidRPr="00976F6D">
        <w:rPr>
          <w:rFonts w:ascii="Times New Roman" w:eastAsia="Times New Roman" w:hAnsi="Times New Roman" w:cs="Times New Roman"/>
          <w:bCs/>
        </w:rPr>
        <w:t>In accordance with Appendix A, Handbook 6500.6 Checklist blocks 7, the C&amp;A requirements do not apply to this requirement, and Security Accreditation Package is not required.</w:t>
      </w:r>
    </w:p>
    <w:p w14:paraId="76890AC0" w14:textId="77777777" w:rsidR="00677ABE" w:rsidRPr="00976F6D" w:rsidRDefault="00677ABE" w:rsidP="00677ABE">
      <w:pPr>
        <w:pStyle w:val="ListParagraph"/>
        <w:spacing w:after="0" w:line="240" w:lineRule="auto"/>
        <w:ind w:left="360"/>
        <w:rPr>
          <w:rFonts w:ascii="Times New Roman" w:hAnsi="Times New Roman" w:cs="Times New Roman"/>
          <w:bCs/>
        </w:rPr>
      </w:pPr>
    </w:p>
    <w:p w14:paraId="10BE28B7" w14:textId="0F368492" w:rsidR="00B6467C" w:rsidRPr="00976F6D" w:rsidRDefault="00677ABE" w:rsidP="00677ABE">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 xml:space="preserve">.3 </w:t>
      </w:r>
      <w:r w:rsidR="00B6467C" w:rsidRPr="00976F6D">
        <w:rPr>
          <w:rFonts w:ascii="Times New Roman" w:hAnsi="Times New Roman" w:cs="Times New Roman"/>
          <w:bCs/>
        </w:rPr>
        <w:t>PHI/PII Protected Health Information/Personally Identifiable Information:</w:t>
      </w:r>
    </w:p>
    <w:p w14:paraId="6A2C9BF7" w14:textId="77777777" w:rsidR="00B6467C" w:rsidRPr="00976F6D" w:rsidRDefault="00B6467C" w:rsidP="00B6467C">
      <w:pPr>
        <w:spacing w:after="0" w:line="240" w:lineRule="auto"/>
        <w:ind w:left="360"/>
        <w:rPr>
          <w:rFonts w:ascii="Times New Roman" w:hAnsi="Times New Roman" w:cs="Times New Roman"/>
          <w:bCs/>
        </w:rPr>
      </w:pPr>
      <w:r w:rsidRPr="00976F6D">
        <w:rPr>
          <w:rFonts w:ascii="Times New Roman" w:hAnsi="Times New Roman" w:cs="Times New Roman"/>
          <w:bCs/>
        </w:rPr>
        <w:t>PHI/PII is any information about an individual maintained by an agency, including (1) any information that can be used to distinguish or trace an individual’s identity, such as name, social security number that is linked or linkable to an individual, such as medical, educational, financial, and employm</w:t>
      </w:r>
      <w:r w:rsidR="002A61AF" w:rsidRPr="00976F6D">
        <w:rPr>
          <w:rFonts w:ascii="Times New Roman" w:hAnsi="Times New Roman" w:cs="Times New Roman"/>
          <w:bCs/>
        </w:rPr>
        <w:t>ent information.  The</w:t>
      </w:r>
      <w:r w:rsidRPr="00976F6D">
        <w:rPr>
          <w:rFonts w:ascii="Times New Roman" w:hAnsi="Times New Roman" w:cs="Times New Roman"/>
          <w:bCs/>
        </w:rPr>
        <w:t xml:space="preserve"> </w:t>
      </w:r>
      <w:r w:rsidR="002A61AF" w:rsidRPr="00976F6D">
        <w:rPr>
          <w:rFonts w:ascii="Times New Roman" w:hAnsi="Times New Roman" w:cs="Times New Roman"/>
          <w:bCs/>
        </w:rPr>
        <w:t xml:space="preserve">CRQA </w:t>
      </w:r>
      <w:r w:rsidRPr="00976F6D">
        <w:rPr>
          <w:rFonts w:ascii="Times New Roman" w:hAnsi="Times New Roman" w:cs="Times New Roman"/>
          <w:bCs/>
        </w:rPr>
        <w:t xml:space="preserve">will have access to PHI/PII data during performance of the tasks stated in the Statement of Work.  CRQA must know and comply with VA Privacy and Date Security Policy during site visits and properly protect this information. </w:t>
      </w:r>
    </w:p>
    <w:p w14:paraId="4C68485E" w14:textId="77777777" w:rsidR="00B6467C" w:rsidRPr="00976F6D" w:rsidRDefault="00B6467C" w:rsidP="00B6467C">
      <w:pPr>
        <w:spacing w:after="0" w:line="240" w:lineRule="auto"/>
        <w:rPr>
          <w:rFonts w:ascii="Times New Roman" w:hAnsi="Times New Roman" w:cs="Times New Roman"/>
          <w:bCs/>
        </w:rPr>
      </w:pPr>
    </w:p>
    <w:p w14:paraId="2780CAF2" w14:textId="52ED1136" w:rsidR="000A528B" w:rsidRPr="00976F6D" w:rsidRDefault="00CF71CF" w:rsidP="000A528B">
      <w:pPr>
        <w:spacing w:after="0" w:line="240" w:lineRule="auto"/>
        <w:ind w:left="360"/>
        <w:rPr>
          <w:rFonts w:ascii="Times New Roman" w:hAnsi="Times New Roman" w:cs="Times New Roman"/>
          <w:bCs/>
        </w:rPr>
      </w:pPr>
      <w:r w:rsidRPr="00976F6D">
        <w:rPr>
          <w:rFonts w:ascii="Times New Roman" w:hAnsi="Times New Roman" w:cs="Times New Roman"/>
          <w:bCs/>
        </w:rPr>
        <w:t xml:space="preserve">8.4 </w:t>
      </w:r>
      <w:r w:rsidR="000A528B" w:rsidRPr="00976F6D">
        <w:rPr>
          <w:rFonts w:ascii="Times New Roman" w:hAnsi="Times New Roman" w:cs="Times New Roman"/>
          <w:bCs/>
        </w:rPr>
        <w:t>Contracting Officer’s Representative</w:t>
      </w:r>
    </w:p>
    <w:p w14:paraId="12F665AE" w14:textId="77777777" w:rsidR="000A528B" w:rsidRPr="00976F6D" w:rsidRDefault="000A528B" w:rsidP="00B6467C">
      <w:pPr>
        <w:spacing w:after="0" w:line="240" w:lineRule="auto"/>
        <w:rPr>
          <w:rFonts w:ascii="Times New Roman" w:hAnsi="Times New Roman" w:cs="Times New Roman"/>
          <w:bCs/>
        </w:rPr>
      </w:pPr>
    </w:p>
    <w:p w14:paraId="1D43CE8A" w14:textId="055CE07C" w:rsidR="0092496F" w:rsidRDefault="000A528B" w:rsidP="00715D22">
      <w:pPr>
        <w:spacing w:after="0" w:line="240" w:lineRule="auto"/>
        <w:rPr>
          <w:rFonts w:ascii="Times New Roman" w:hAnsi="Times New Roman" w:cs="Times New Roman"/>
        </w:rPr>
      </w:pPr>
      <w:r w:rsidRPr="00976F6D">
        <w:rPr>
          <w:rFonts w:ascii="Times New Roman" w:hAnsi="Times New Roman" w:cs="Times New Roman"/>
          <w:bCs/>
        </w:rPr>
        <w:tab/>
      </w:r>
      <w:r w:rsidR="00715D22">
        <w:rPr>
          <w:rFonts w:ascii="Times New Roman" w:hAnsi="Times New Roman" w:cs="Times New Roman"/>
        </w:rPr>
        <w:t>Will be provided at time of award</w:t>
      </w:r>
    </w:p>
    <w:p w14:paraId="03AD5502" w14:textId="77777777" w:rsidR="00715D22" w:rsidRDefault="00715D22" w:rsidP="00715D22">
      <w:pPr>
        <w:spacing w:after="0" w:line="240" w:lineRule="auto"/>
        <w:rPr>
          <w:rFonts w:ascii="Times New Roman" w:hAnsi="Times New Roman" w:cs="Times New Roman"/>
        </w:rPr>
      </w:pPr>
    </w:p>
    <w:p w14:paraId="28BBA142" w14:textId="1405937A" w:rsidR="000A528B" w:rsidRPr="00976F6D" w:rsidRDefault="00FF737C" w:rsidP="00F36101">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w:t>
      </w:r>
      <w:r w:rsidR="00F36101" w:rsidRPr="00976F6D">
        <w:rPr>
          <w:rFonts w:ascii="Times New Roman" w:hAnsi="Times New Roman" w:cs="Times New Roman"/>
          <w:bCs/>
        </w:rPr>
        <w:t>5</w:t>
      </w:r>
      <w:r w:rsidR="00F648E7" w:rsidRPr="00976F6D">
        <w:rPr>
          <w:rFonts w:ascii="Times New Roman" w:hAnsi="Times New Roman" w:cs="Times New Roman"/>
          <w:bCs/>
        </w:rPr>
        <w:t xml:space="preserve"> </w:t>
      </w:r>
      <w:r w:rsidR="000A528B" w:rsidRPr="00976F6D">
        <w:rPr>
          <w:rFonts w:ascii="Times New Roman" w:hAnsi="Times New Roman" w:cs="Times New Roman"/>
          <w:bCs/>
        </w:rPr>
        <w:t xml:space="preserve">Period of Performance: </w:t>
      </w:r>
    </w:p>
    <w:p w14:paraId="1BB8AC14" w14:textId="727A7584" w:rsidR="000A528B" w:rsidRPr="00976F6D" w:rsidRDefault="00FE7947" w:rsidP="000A528B">
      <w:pPr>
        <w:pStyle w:val="ListParagraph"/>
        <w:spacing w:after="0" w:line="240" w:lineRule="auto"/>
        <w:ind w:left="540" w:hanging="180"/>
        <w:rPr>
          <w:rFonts w:ascii="Times New Roman" w:hAnsi="Times New Roman" w:cs="Times New Roman"/>
          <w:bCs/>
        </w:rPr>
      </w:pPr>
      <w:r w:rsidRPr="00976F6D">
        <w:rPr>
          <w:rFonts w:ascii="Times New Roman" w:hAnsi="Times New Roman" w:cs="Times New Roman"/>
          <w:bCs/>
        </w:rPr>
        <w:t xml:space="preserve">Contract total Period of Performance consists of three (3) years </w:t>
      </w:r>
    </w:p>
    <w:p w14:paraId="5964434E" w14:textId="77777777" w:rsidR="00F210DB" w:rsidRPr="00976F6D" w:rsidRDefault="00F210DB" w:rsidP="00F210DB">
      <w:pPr>
        <w:pStyle w:val="ListParagraph"/>
        <w:spacing w:after="0" w:line="240" w:lineRule="auto"/>
        <w:ind w:left="360"/>
        <w:rPr>
          <w:rFonts w:ascii="Times New Roman" w:hAnsi="Times New Roman" w:cs="Times New Roman"/>
          <w:bCs/>
        </w:rPr>
      </w:pPr>
    </w:p>
    <w:p w14:paraId="7F2A319E" w14:textId="4EF7F90F" w:rsidR="00A05473" w:rsidRPr="00976F6D" w:rsidRDefault="00F210DB" w:rsidP="00F210DB">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8.6</w:t>
      </w:r>
      <w:r w:rsidR="00001359" w:rsidRPr="00976F6D">
        <w:rPr>
          <w:rFonts w:ascii="Times New Roman" w:hAnsi="Times New Roman" w:cs="Times New Roman"/>
          <w:bCs/>
        </w:rPr>
        <w:t xml:space="preserve"> </w:t>
      </w:r>
      <w:r w:rsidR="00A05473" w:rsidRPr="00976F6D">
        <w:rPr>
          <w:rFonts w:ascii="Times New Roman" w:hAnsi="Times New Roman" w:cs="Times New Roman"/>
          <w:bCs/>
        </w:rPr>
        <w:t>Security Requirements:</w:t>
      </w:r>
    </w:p>
    <w:p w14:paraId="10BE677F" w14:textId="77777777" w:rsidR="00A05473" w:rsidRPr="007735FE" w:rsidRDefault="00A05473" w:rsidP="00A05473">
      <w:pPr>
        <w:pStyle w:val="Default"/>
        <w:ind w:left="360"/>
        <w:rPr>
          <w:sz w:val="22"/>
          <w:szCs w:val="22"/>
        </w:rPr>
      </w:pPr>
      <w:r w:rsidRPr="007735FE">
        <w:rPr>
          <w:sz w:val="22"/>
          <w:szCs w:val="22"/>
        </w:rPr>
        <w:t xml:space="preserve">All Contractor employees who require access to the Department of Veterans Affairs' computer systems shall be the subject of a background investigation and must receive a favorable adjudication from the VA Law Enforcement Training Center/SIC. The level of background security investigation will be in accordance with VA Directive 0710 dated June 4, </w:t>
      </w:r>
      <w:proofErr w:type="gramStart"/>
      <w:r w:rsidRPr="007735FE">
        <w:rPr>
          <w:sz w:val="22"/>
          <w:szCs w:val="22"/>
        </w:rPr>
        <w:t>2010</w:t>
      </w:r>
      <w:proofErr w:type="gramEnd"/>
      <w:r w:rsidRPr="007735FE">
        <w:rPr>
          <w:sz w:val="22"/>
          <w:szCs w:val="22"/>
        </w:rPr>
        <w:t xml:space="preserve"> and is available at: http://vaww.va.gov/vapubs (VA Handbook 0710, Appendix A, Tables 1 and 2). Appropriate Background Investigation (BI) forms will be provided upon contract (or task order) award and are to be completed and returned to the VA Law Enforcement Training Center/SIC within 30 days for processing. Contractors will be notified by VA Law Enforcement Training Center/SIC when the BI has been completed and adjudicated. These requirements are applicable to all Contractor personnel requiring </w:t>
      </w:r>
      <w:proofErr w:type="gramStart"/>
      <w:r w:rsidRPr="007735FE">
        <w:rPr>
          <w:sz w:val="22"/>
          <w:szCs w:val="22"/>
        </w:rPr>
        <w:t>the VA</w:t>
      </w:r>
      <w:proofErr w:type="gramEnd"/>
      <w:r w:rsidRPr="007735FE">
        <w:rPr>
          <w:sz w:val="22"/>
          <w:szCs w:val="22"/>
        </w:rPr>
        <w:t xml:space="preserve"> computer access. If the security clearance investigation is not completed prior to the start date of the contract, the employee may work on the contract while the security clearance is being processed. However, the investigation must be completed / approved before any site visits are </w:t>
      </w:r>
      <w:r w:rsidRPr="007735FE">
        <w:rPr>
          <w:sz w:val="22"/>
          <w:szCs w:val="22"/>
        </w:rPr>
        <w:lastRenderedPageBreak/>
        <w:t xml:space="preserve">conducted. The Contractor shall be responsible for the actions of those individuals they provide to perform work for the VA. If damage arises from work performed by Contractor personnel, under the auspices of the contract, the Contractor shall be responsible for resources necessary to remedy the incident. </w:t>
      </w:r>
    </w:p>
    <w:p w14:paraId="73953898" w14:textId="77777777" w:rsidR="00A05473" w:rsidRPr="007735FE" w:rsidRDefault="00A05473" w:rsidP="00A05473">
      <w:pPr>
        <w:pStyle w:val="Default"/>
        <w:rPr>
          <w:sz w:val="22"/>
          <w:szCs w:val="22"/>
        </w:rPr>
      </w:pPr>
    </w:p>
    <w:p w14:paraId="3EA907AB" w14:textId="77777777" w:rsidR="00A05473" w:rsidRPr="007735FE" w:rsidRDefault="00A05473" w:rsidP="00A05473">
      <w:pPr>
        <w:pStyle w:val="Default"/>
        <w:ind w:left="360"/>
        <w:rPr>
          <w:sz w:val="22"/>
          <w:szCs w:val="22"/>
        </w:rPr>
      </w:pPr>
      <w:r w:rsidRPr="007735FE">
        <w:rPr>
          <w:sz w:val="22"/>
          <w:szCs w:val="22"/>
        </w:rPr>
        <w:t xml:space="preserve">The investigative history for Contractor personnel working under this contract shall be maintained in the databases of either the Office of Personnel Management (OPM) or the Defense Industrial Security Clearance Organization (DISCO). Should the Contractor use a vendor other than OPM or Defense Security Service (DSS) to conduct investigations, the investigative company must be certified by OPM/DSS to conduct Contractor investigations. </w:t>
      </w:r>
    </w:p>
    <w:p w14:paraId="75980D0D" w14:textId="77777777" w:rsidR="00A05473" w:rsidRPr="007735FE" w:rsidRDefault="00A05473" w:rsidP="00A05473">
      <w:pPr>
        <w:pStyle w:val="Default"/>
        <w:rPr>
          <w:sz w:val="22"/>
          <w:szCs w:val="22"/>
        </w:rPr>
      </w:pPr>
    </w:p>
    <w:p w14:paraId="65399512" w14:textId="77777777" w:rsidR="00A05473" w:rsidRPr="007735FE" w:rsidRDefault="00A05473" w:rsidP="00A05473">
      <w:pPr>
        <w:pStyle w:val="Default"/>
        <w:ind w:left="360"/>
        <w:rPr>
          <w:sz w:val="22"/>
          <w:szCs w:val="22"/>
        </w:rPr>
      </w:pPr>
      <w:r w:rsidRPr="007735FE">
        <w:rPr>
          <w:sz w:val="22"/>
          <w:szCs w:val="22"/>
        </w:rPr>
        <w:t xml:space="preserve">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14:paraId="6D18BC5C" w14:textId="77777777" w:rsidR="00A05473" w:rsidRPr="007735FE" w:rsidRDefault="00A05473" w:rsidP="00A05473">
      <w:pPr>
        <w:pStyle w:val="Default"/>
        <w:rPr>
          <w:sz w:val="22"/>
          <w:szCs w:val="22"/>
        </w:rPr>
      </w:pPr>
    </w:p>
    <w:p w14:paraId="68FF1A0B" w14:textId="77777777" w:rsidR="00A05473" w:rsidRPr="007735FE" w:rsidRDefault="00A05473" w:rsidP="00A05473">
      <w:pPr>
        <w:pStyle w:val="Default"/>
        <w:ind w:left="360"/>
        <w:rPr>
          <w:b/>
          <w:sz w:val="22"/>
          <w:szCs w:val="22"/>
        </w:rPr>
      </w:pPr>
      <w:r w:rsidRPr="007735FE">
        <w:rPr>
          <w:sz w:val="22"/>
          <w:szCs w:val="22"/>
        </w:rPr>
        <w:t xml:space="preserve">Each risk analysis shall address all relevant information concerning the data breach, including the following: </w:t>
      </w:r>
    </w:p>
    <w:p w14:paraId="1D970552" w14:textId="77777777" w:rsidR="00A05473" w:rsidRPr="007735FE" w:rsidRDefault="00A05473" w:rsidP="00A05473">
      <w:pPr>
        <w:pStyle w:val="Default"/>
        <w:numPr>
          <w:ilvl w:val="1"/>
          <w:numId w:val="19"/>
        </w:numPr>
        <w:rPr>
          <w:sz w:val="22"/>
          <w:szCs w:val="22"/>
        </w:rPr>
      </w:pPr>
      <w:r w:rsidRPr="007735FE">
        <w:rPr>
          <w:sz w:val="22"/>
          <w:szCs w:val="22"/>
        </w:rPr>
        <w:t xml:space="preserve">Nature of the event (loss, theft, unauthorized access); Description of the event, including date of occurrence and data elements involved, including any PII, such as full name, social security number, date of birth, home address, account number, disability code. </w:t>
      </w:r>
    </w:p>
    <w:p w14:paraId="45B3CECA" w14:textId="77777777" w:rsidR="00A05473" w:rsidRPr="007735FE" w:rsidRDefault="00A05473" w:rsidP="00A05473">
      <w:pPr>
        <w:pStyle w:val="Default"/>
        <w:numPr>
          <w:ilvl w:val="1"/>
          <w:numId w:val="19"/>
        </w:numPr>
        <w:rPr>
          <w:sz w:val="22"/>
          <w:szCs w:val="22"/>
        </w:rPr>
      </w:pPr>
      <w:r w:rsidRPr="007735FE">
        <w:rPr>
          <w:sz w:val="22"/>
          <w:szCs w:val="22"/>
        </w:rPr>
        <w:t xml:space="preserve">Number of individuals affected or potentially affected; Names of individuals or groups affected or potentially affected. </w:t>
      </w:r>
    </w:p>
    <w:p w14:paraId="1E10F779" w14:textId="77777777" w:rsidR="00A05473" w:rsidRPr="007735FE" w:rsidRDefault="00A05473" w:rsidP="00A05473">
      <w:pPr>
        <w:pStyle w:val="Default"/>
        <w:numPr>
          <w:ilvl w:val="1"/>
          <w:numId w:val="19"/>
        </w:numPr>
        <w:rPr>
          <w:sz w:val="22"/>
          <w:szCs w:val="22"/>
        </w:rPr>
      </w:pPr>
      <w:r w:rsidRPr="007735FE">
        <w:rPr>
          <w:sz w:val="22"/>
          <w:szCs w:val="22"/>
        </w:rPr>
        <w:t xml:space="preserve">Ease of logical data access to the lost, stolen or improperly accessed data </w:t>
      </w:r>
      <w:proofErr w:type="gramStart"/>
      <w:r w:rsidRPr="007735FE">
        <w:rPr>
          <w:sz w:val="22"/>
          <w:szCs w:val="22"/>
        </w:rPr>
        <w:t>in light of</w:t>
      </w:r>
      <w:proofErr w:type="gramEnd"/>
      <w:r w:rsidRPr="007735FE">
        <w:rPr>
          <w:sz w:val="22"/>
          <w:szCs w:val="22"/>
        </w:rPr>
        <w:t xml:space="preserve"> the degree of protection for the data, e.g., unencrypted, plain text. </w:t>
      </w:r>
    </w:p>
    <w:p w14:paraId="0BF29981" w14:textId="77777777" w:rsidR="00A05473" w:rsidRPr="007735FE" w:rsidRDefault="00A05473" w:rsidP="00A05473">
      <w:pPr>
        <w:pStyle w:val="Default"/>
        <w:numPr>
          <w:ilvl w:val="1"/>
          <w:numId w:val="19"/>
        </w:numPr>
        <w:rPr>
          <w:sz w:val="22"/>
          <w:szCs w:val="22"/>
        </w:rPr>
      </w:pPr>
      <w:r w:rsidRPr="007735FE">
        <w:rPr>
          <w:sz w:val="22"/>
          <w:szCs w:val="22"/>
        </w:rPr>
        <w:t xml:space="preserve">Amount of time the data has been out of VA control. </w:t>
      </w:r>
    </w:p>
    <w:p w14:paraId="74F79458" w14:textId="77777777" w:rsidR="00A05473" w:rsidRPr="007735FE" w:rsidRDefault="00A05473" w:rsidP="00A05473">
      <w:pPr>
        <w:pStyle w:val="Default"/>
        <w:numPr>
          <w:ilvl w:val="1"/>
          <w:numId w:val="19"/>
        </w:numPr>
        <w:rPr>
          <w:sz w:val="22"/>
          <w:szCs w:val="22"/>
        </w:rPr>
      </w:pPr>
      <w:r w:rsidRPr="007735FE">
        <w:rPr>
          <w:sz w:val="22"/>
          <w:szCs w:val="22"/>
        </w:rPr>
        <w:t xml:space="preserve">The likelihood that </w:t>
      </w:r>
      <w:proofErr w:type="gramStart"/>
      <w:r w:rsidRPr="007735FE">
        <w:rPr>
          <w:sz w:val="22"/>
          <w:szCs w:val="22"/>
        </w:rPr>
        <w:t>the sensitive</w:t>
      </w:r>
      <w:proofErr w:type="gramEnd"/>
      <w:r w:rsidRPr="007735FE">
        <w:rPr>
          <w:sz w:val="22"/>
          <w:szCs w:val="22"/>
        </w:rPr>
        <w:t xml:space="preserve"> personal information will or has been compromised (made accessible to and usable by unauthorized persons). </w:t>
      </w:r>
    </w:p>
    <w:p w14:paraId="5902F3CC" w14:textId="77777777" w:rsidR="00A05473" w:rsidRPr="007735FE" w:rsidRDefault="00A05473" w:rsidP="00A05473">
      <w:pPr>
        <w:pStyle w:val="Default"/>
        <w:numPr>
          <w:ilvl w:val="1"/>
          <w:numId w:val="19"/>
        </w:numPr>
        <w:rPr>
          <w:sz w:val="22"/>
          <w:szCs w:val="22"/>
        </w:rPr>
      </w:pPr>
      <w:r w:rsidRPr="007735FE">
        <w:rPr>
          <w:sz w:val="22"/>
          <w:szCs w:val="22"/>
        </w:rPr>
        <w:t xml:space="preserve">Known misuses of data containing sensitive personal information, if any. </w:t>
      </w:r>
    </w:p>
    <w:p w14:paraId="614FAE73" w14:textId="77777777" w:rsidR="00A05473" w:rsidRPr="007735FE" w:rsidRDefault="00A05473" w:rsidP="00A05473">
      <w:pPr>
        <w:pStyle w:val="Default"/>
        <w:numPr>
          <w:ilvl w:val="1"/>
          <w:numId w:val="19"/>
        </w:numPr>
        <w:rPr>
          <w:sz w:val="22"/>
          <w:szCs w:val="22"/>
        </w:rPr>
      </w:pPr>
      <w:r w:rsidRPr="007735FE">
        <w:rPr>
          <w:sz w:val="22"/>
          <w:szCs w:val="22"/>
        </w:rPr>
        <w:t xml:space="preserve">Assessment of the potential harm to the affected individuals. </w:t>
      </w:r>
    </w:p>
    <w:p w14:paraId="48E46DB5" w14:textId="77777777" w:rsidR="00A05473" w:rsidRPr="007735FE" w:rsidRDefault="00A05473" w:rsidP="00A05473">
      <w:pPr>
        <w:pStyle w:val="Default"/>
        <w:numPr>
          <w:ilvl w:val="1"/>
          <w:numId w:val="19"/>
        </w:numPr>
        <w:rPr>
          <w:sz w:val="22"/>
          <w:szCs w:val="22"/>
        </w:rPr>
      </w:pPr>
      <w:r w:rsidRPr="007735FE">
        <w:rPr>
          <w:sz w:val="22"/>
          <w:szCs w:val="22"/>
        </w:rPr>
        <w:t xml:space="preserve">Data breach analysis as outlined in 6500.2 Handbook, Management of Security and Privacy Incidents, as appropriate; and whether credit protection services may assist record subjects in avoiding or mitigating the results of identity theft based on </w:t>
      </w:r>
      <w:proofErr w:type="gramStart"/>
      <w:r w:rsidRPr="007735FE">
        <w:rPr>
          <w:sz w:val="22"/>
          <w:szCs w:val="22"/>
        </w:rPr>
        <w:t>the sensitive</w:t>
      </w:r>
      <w:proofErr w:type="gramEnd"/>
      <w:r w:rsidRPr="007735FE">
        <w:rPr>
          <w:sz w:val="22"/>
          <w:szCs w:val="22"/>
        </w:rPr>
        <w:t xml:space="preserve"> personal information that may have been compromised. </w:t>
      </w:r>
    </w:p>
    <w:p w14:paraId="7E51A339" w14:textId="77777777" w:rsidR="00A05473" w:rsidRPr="007735FE" w:rsidRDefault="00A05473" w:rsidP="00A05473">
      <w:pPr>
        <w:pStyle w:val="Default"/>
        <w:rPr>
          <w:sz w:val="22"/>
          <w:szCs w:val="22"/>
        </w:rPr>
      </w:pPr>
    </w:p>
    <w:p w14:paraId="1CEFC62F" w14:textId="77777777" w:rsidR="00A05473" w:rsidRPr="007735FE" w:rsidRDefault="00A05473" w:rsidP="00A05473">
      <w:pPr>
        <w:pStyle w:val="Default"/>
        <w:ind w:left="360"/>
        <w:rPr>
          <w:sz w:val="22"/>
          <w:szCs w:val="22"/>
        </w:rPr>
      </w:pPr>
      <w:bookmarkStart w:id="3" w:name="_Hlk23489993"/>
      <w:r w:rsidRPr="007735FE">
        <w:rPr>
          <w:sz w:val="22"/>
          <w:szCs w:val="22"/>
        </w:rPr>
        <w:t xml:space="preserve">Based on the determinations of the independent risk analysis, the contractor shall be responsible for paying to the VA liquidated damages per affected individual to cover the cost of providing credit protection services to affected individuals consisting of the following: </w:t>
      </w:r>
    </w:p>
    <w:p w14:paraId="3592B1F2" w14:textId="77777777" w:rsidR="00A05473" w:rsidRPr="007735FE" w:rsidRDefault="00A05473" w:rsidP="00A05473">
      <w:pPr>
        <w:pStyle w:val="Default"/>
        <w:ind w:left="360"/>
        <w:rPr>
          <w:sz w:val="22"/>
          <w:szCs w:val="22"/>
        </w:rPr>
      </w:pPr>
      <w:r w:rsidRPr="007735FE">
        <w:rPr>
          <w:sz w:val="22"/>
          <w:szCs w:val="22"/>
        </w:rPr>
        <w:t xml:space="preserve">Notification, one year of credit monitoring services consisting of automatic daily monitoring of at least 3 relevant credit bureau reports, data breach analysis, fraud resolution services, including writing dispute letters, initiating fraud alerts and credit freezes, to assist affected individuals to bring matters to resolution, one year of identity theft insurance with $20,000.00 coverage at $0 deductible; and necessary legal expenses the subjects may incur to repair falsified or damaged credit records, histories, or financial affairs. </w:t>
      </w:r>
    </w:p>
    <w:bookmarkEnd w:id="3"/>
    <w:p w14:paraId="57C16595" w14:textId="77777777" w:rsidR="00A05473" w:rsidRPr="007735FE" w:rsidRDefault="00A05473" w:rsidP="00A05473">
      <w:pPr>
        <w:pStyle w:val="Default"/>
        <w:rPr>
          <w:sz w:val="22"/>
          <w:szCs w:val="22"/>
        </w:rPr>
      </w:pPr>
    </w:p>
    <w:p w14:paraId="3162E8B6" w14:textId="77777777" w:rsidR="00A05473" w:rsidRPr="007735FE" w:rsidRDefault="00A05473" w:rsidP="00A05473">
      <w:pPr>
        <w:pStyle w:val="Default"/>
        <w:ind w:left="360"/>
        <w:rPr>
          <w:sz w:val="22"/>
          <w:szCs w:val="22"/>
        </w:rPr>
      </w:pPr>
      <w:r w:rsidRPr="007735FE">
        <w:rPr>
          <w:sz w:val="22"/>
          <w:szCs w:val="22"/>
        </w:rPr>
        <w:t xml:space="preserve">The contractor is required to report any Information Security or privacy breach, loss of data, inappropriate access immediately to contracting officer representative for this contract (COR), relevant facility Information Security Officer relevant facility Privacy Officer - noting details of breach circumstances, necessary remediation/corrective action as required under HIPAA regulations. </w:t>
      </w:r>
    </w:p>
    <w:p w14:paraId="3A8650F4" w14:textId="77777777" w:rsidR="00A05473" w:rsidRPr="007735FE" w:rsidRDefault="00A05473" w:rsidP="00A05473">
      <w:pPr>
        <w:pStyle w:val="Default"/>
        <w:ind w:left="360"/>
        <w:rPr>
          <w:sz w:val="22"/>
          <w:szCs w:val="22"/>
        </w:rPr>
      </w:pPr>
    </w:p>
    <w:p w14:paraId="1E7610CE" w14:textId="77777777" w:rsidR="00A05473" w:rsidRPr="007735FE" w:rsidRDefault="00A05473" w:rsidP="002368E6">
      <w:pPr>
        <w:pStyle w:val="Default"/>
        <w:ind w:left="360"/>
        <w:rPr>
          <w:sz w:val="22"/>
          <w:szCs w:val="22"/>
        </w:rPr>
      </w:pPr>
      <w:r w:rsidRPr="007735FE">
        <w:rPr>
          <w:sz w:val="22"/>
          <w:szCs w:val="22"/>
        </w:rPr>
        <w:t xml:space="preserve">Position Sensitivity: The position sensitivity impact for this effort has been designated as </w:t>
      </w:r>
      <w:r w:rsidRPr="007735FE">
        <w:rPr>
          <w:b/>
          <w:bCs/>
          <w:sz w:val="22"/>
          <w:szCs w:val="22"/>
        </w:rPr>
        <w:t>LOW RISK</w:t>
      </w:r>
      <w:r w:rsidRPr="007735FE">
        <w:rPr>
          <w:sz w:val="22"/>
          <w:szCs w:val="22"/>
        </w:rPr>
        <w:t xml:space="preserve">. </w:t>
      </w:r>
    </w:p>
    <w:p w14:paraId="326F7D23" w14:textId="77777777" w:rsidR="00A05473" w:rsidRPr="007735FE" w:rsidRDefault="00A05473" w:rsidP="00A05473">
      <w:pPr>
        <w:pStyle w:val="Default"/>
        <w:rPr>
          <w:sz w:val="22"/>
          <w:szCs w:val="22"/>
        </w:rPr>
      </w:pPr>
    </w:p>
    <w:p w14:paraId="613EF271" w14:textId="77777777" w:rsidR="00C63F58" w:rsidRPr="00976F6D" w:rsidRDefault="00C63F58" w:rsidP="00C63F58">
      <w:pPr>
        <w:pStyle w:val="Default"/>
        <w:ind w:left="360"/>
        <w:rPr>
          <w:sz w:val="22"/>
          <w:szCs w:val="22"/>
        </w:rPr>
      </w:pPr>
      <w:r w:rsidRPr="00976F6D">
        <w:rPr>
          <w:sz w:val="22"/>
          <w:szCs w:val="22"/>
        </w:rPr>
        <w:t>8.7</w:t>
      </w:r>
      <w:r w:rsidR="006E0D2E" w:rsidRPr="00976F6D">
        <w:rPr>
          <w:sz w:val="22"/>
          <w:szCs w:val="22"/>
        </w:rPr>
        <w:t xml:space="preserve"> </w:t>
      </w:r>
      <w:r w:rsidR="00A05473" w:rsidRPr="00976F6D">
        <w:rPr>
          <w:sz w:val="22"/>
          <w:szCs w:val="22"/>
        </w:rPr>
        <w:t xml:space="preserve">Background Investigation: The level of background investigation commensurate with the required level of access is NATIONAL AGENCY CHECK WITH WRITTEN INQUIRIES (NACI) (cost is approximately $230). </w:t>
      </w:r>
    </w:p>
    <w:p w14:paraId="5526CD80" w14:textId="77777777" w:rsidR="00C63F58" w:rsidRPr="00976F6D" w:rsidRDefault="00C63F58" w:rsidP="00C63F58">
      <w:pPr>
        <w:pStyle w:val="Default"/>
        <w:ind w:left="360"/>
      </w:pPr>
    </w:p>
    <w:p w14:paraId="6743E316" w14:textId="137967FF" w:rsidR="00990434" w:rsidRPr="00976F6D" w:rsidRDefault="00C63F58" w:rsidP="00C63F58">
      <w:pPr>
        <w:pStyle w:val="Default"/>
        <w:ind w:left="360"/>
        <w:rPr>
          <w:sz w:val="22"/>
          <w:szCs w:val="22"/>
        </w:rPr>
      </w:pPr>
      <w:r w:rsidRPr="00976F6D">
        <w:t xml:space="preserve">8.8 </w:t>
      </w:r>
      <w:r w:rsidR="00A05473" w:rsidRPr="00976F6D">
        <w:t>Government-Furnished Equipment (GFE) AND/OR Government-Furnished Information (GFI)</w:t>
      </w:r>
    </w:p>
    <w:p w14:paraId="53B3D198" w14:textId="77777777" w:rsidR="00C63F58" w:rsidRPr="00976F6D" w:rsidRDefault="00A05473" w:rsidP="00C63F58">
      <w:pPr>
        <w:pStyle w:val="ListParagraph"/>
        <w:spacing w:after="120" w:line="240" w:lineRule="auto"/>
        <w:ind w:left="360"/>
        <w:rPr>
          <w:rFonts w:ascii="Times New Roman" w:hAnsi="Times New Roman" w:cs="Times New Roman"/>
        </w:rPr>
      </w:pPr>
      <w:r w:rsidRPr="00976F6D">
        <w:rPr>
          <w:rFonts w:ascii="Times New Roman" w:hAnsi="Times New Roman" w:cs="Times New Roman"/>
        </w:rPr>
        <w:t xml:space="preserve"> </w:t>
      </w:r>
    </w:p>
    <w:p w14:paraId="34B064D4" w14:textId="70FE4648" w:rsidR="002D362A" w:rsidRDefault="00C63F58" w:rsidP="008C4826">
      <w:pPr>
        <w:pStyle w:val="ListParagraph"/>
        <w:spacing w:after="120" w:line="240" w:lineRule="auto"/>
        <w:rPr>
          <w:rFonts w:ascii="Times New Roman" w:hAnsi="Times New Roman" w:cs="Times New Roman"/>
        </w:rPr>
      </w:pPr>
      <w:r w:rsidRPr="00976F6D">
        <w:rPr>
          <w:rFonts w:ascii="Times New Roman" w:hAnsi="Times New Roman" w:cs="Times New Roman"/>
        </w:rPr>
        <w:t xml:space="preserve">8.8.1 </w:t>
      </w:r>
      <w:r w:rsidR="002D362A" w:rsidRPr="00976F6D">
        <w:rPr>
          <w:rFonts w:ascii="Times New Roman" w:hAnsi="Times New Roman" w:cs="Times New Roman"/>
        </w:rPr>
        <w:t>Government furnished:</w:t>
      </w:r>
      <w:r w:rsidR="0006273E" w:rsidRPr="00976F6D">
        <w:rPr>
          <w:rFonts w:ascii="Times New Roman" w:hAnsi="Times New Roman" w:cs="Times New Roman"/>
        </w:rPr>
        <w:t xml:space="preserve"> </w:t>
      </w:r>
      <w:r w:rsidR="002D362A" w:rsidRPr="00976F6D">
        <w:rPr>
          <w:rFonts w:ascii="Times New Roman" w:hAnsi="Times New Roman" w:cs="Times New Roman"/>
        </w:rPr>
        <w:t xml:space="preserve">Laptop computer with VA approved software (such as MS Office 365) pre-installed and PIV </w:t>
      </w:r>
      <w:proofErr w:type="gramStart"/>
      <w:r w:rsidR="002D362A" w:rsidRPr="00976F6D">
        <w:rPr>
          <w:rFonts w:ascii="Times New Roman" w:hAnsi="Times New Roman" w:cs="Times New Roman"/>
        </w:rPr>
        <w:t>card</w:t>
      </w:r>
      <w:proofErr w:type="gramEnd"/>
      <w:r w:rsidR="002D362A" w:rsidRPr="00976F6D">
        <w:rPr>
          <w:rFonts w:ascii="Times New Roman" w:hAnsi="Times New Roman" w:cs="Times New Roman"/>
        </w:rPr>
        <w:t xml:space="preserve"> shall be provided by the Government for use in providing the contracted services (use of this</w:t>
      </w:r>
      <w:r w:rsidR="002D362A" w:rsidRPr="00B068D3">
        <w:rPr>
          <w:rFonts w:ascii="Times New Roman" w:hAnsi="Times New Roman" w:cs="Times New Roman"/>
        </w:rPr>
        <w:t xml:space="preserve"> government-furnished laptop for all work for SMART contract services is mandatory). </w:t>
      </w:r>
    </w:p>
    <w:p w14:paraId="598F3B71" w14:textId="77777777" w:rsidR="00B5562E" w:rsidRDefault="00B5562E" w:rsidP="008C4826">
      <w:pPr>
        <w:pStyle w:val="ListParagraph"/>
        <w:spacing w:after="120" w:line="240" w:lineRule="auto"/>
        <w:rPr>
          <w:rFonts w:ascii="Times New Roman" w:hAnsi="Times New Roman" w:cs="Times New Roman"/>
        </w:rPr>
      </w:pPr>
    </w:p>
    <w:p w14:paraId="381D8DDF" w14:textId="64D95A77" w:rsidR="002F4A52" w:rsidRDefault="00B5562E" w:rsidP="008C4826">
      <w:pPr>
        <w:pStyle w:val="ListParagraph"/>
        <w:spacing w:after="120" w:line="240" w:lineRule="auto"/>
        <w:rPr>
          <w:rFonts w:ascii="Times New Roman" w:hAnsi="Times New Roman" w:cs="Times New Roman"/>
        </w:rPr>
      </w:pPr>
      <w:r>
        <w:rPr>
          <w:rFonts w:ascii="Times New Roman" w:hAnsi="Times New Roman" w:cs="Times New Roman"/>
        </w:rPr>
        <w:tab/>
      </w:r>
      <w:r w:rsidR="002F4A52">
        <w:rPr>
          <w:rFonts w:ascii="Times New Roman" w:hAnsi="Times New Roman" w:cs="Times New Roman"/>
        </w:rPr>
        <w:t>8.8.1.1</w:t>
      </w:r>
      <w:r w:rsidR="00572F16">
        <w:rPr>
          <w:rFonts w:ascii="Times New Roman" w:hAnsi="Times New Roman" w:cs="Times New Roman"/>
        </w:rPr>
        <w:t xml:space="preserve"> Maximum number of laptops to be furnished:</w:t>
      </w:r>
      <w:r w:rsidR="00077DF1">
        <w:rPr>
          <w:rFonts w:ascii="Times New Roman" w:hAnsi="Times New Roman" w:cs="Times New Roman"/>
        </w:rPr>
        <w:t xml:space="preserve"> 3</w:t>
      </w:r>
    </w:p>
    <w:p w14:paraId="611CE749" w14:textId="77777777" w:rsidR="00572F16" w:rsidRDefault="00572F16" w:rsidP="008C4826">
      <w:pPr>
        <w:pStyle w:val="ListParagraph"/>
        <w:spacing w:after="120" w:line="240" w:lineRule="auto"/>
        <w:rPr>
          <w:rFonts w:ascii="Times New Roman" w:hAnsi="Times New Roman" w:cs="Times New Roman"/>
        </w:rPr>
      </w:pPr>
    </w:p>
    <w:p w14:paraId="37332D39" w14:textId="4FA7E1CD" w:rsidR="00B5562E" w:rsidRDefault="002F4A52" w:rsidP="008C4826">
      <w:pPr>
        <w:pStyle w:val="ListParagraph"/>
        <w:spacing w:after="120" w:line="240" w:lineRule="auto"/>
        <w:rPr>
          <w:rFonts w:ascii="Times New Roman" w:hAnsi="Times New Roman" w:cs="Times New Roman"/>
        </w:rPr>
      </w:pPr>
      <w:r>
        <w:rPr>
          <w:rFonts w:ascii="Times New Roman" w:hAnsi="Times New Roman" w:cs="Times New Roman"/>
        </w:rPr>
        <w:tab/>
      </w:r>
      <w:r w:rsidR="00B5562E">
        <w:rPr>
          <w:rFonts w:ascii="Times New Roman" w:hAnsi="Times New Roman" w:cs="Times New Roman"/>
        </w:rPr>
        <w:t>8.8.1.</w:t>
      </w:r>
      <w:r w:rsidR="00572F16">
        <w:rPr>
          <w:rFonts w:ascii="Times New Roman" w:hAnsi="Times New Roman" w:cs="Times New Roman"/>
        </w:rPr>
        <w:t>2</w:t>
      </w:r>
      <w:r w:rsidR="00B5562E">
        <w:rPr>
          <w:rFonts w:ascii="Times New Roman" w:hAnsi="Times New Roman" w:cs="Times New Roman"/>
        </w:rPr>
        <w:t xml:space="preserve"> Laptop </w:t>
      </w:r>
      <w:r w:rsidR="00DD28EF">
        <w:rPr>
          <w:rFonts w:ascii="Times New Roman" w:hAnsi="Times New Roman" w:cs="Times New Roman"/>
        </w:rPr>
        <w:t>acquisition cost is estimated to be</w:t>
      </w:r>
      <w:r w:rsidR="00572F16">
        <w:rPr>
          <w:rFonts w:ascii="Times New Roman" w:hAnsi="Times New Roman" w:cs="Times New Roman"/>
        </w:rPr>
        <w:t xml:space="preserve"> (per laptop)</w:t>
      </w:r>
      <w:r w:rsidR="00DD28EF">
        <w:rPr>
          <w:rFonts w:ascii="Times New Roman" w:hAnsi="Times New Roman" w:cs="Times New Roman"/>
        </w:rPr>
        <w:t>:</w:t>
      </w:r>
      <w:r w:rsidR="000D3142">
        <w:rPr>
          <w:rFonts w:ascii="Times New Roman" w:hAnsi="Times New Roman" w:cs="Times New Roman"/>
        </w:rPr>
        <w:t xml:space="preserve"> $1,953.85</w:t>
      </w:r>
    </w:p>
    <w:p w14:paraId="1ED498E9" w14:textId="77777777" w:rsidR="00DD28EF" w:rsidRDefault="00DD28EF" w:rsidP="008C4826">
      <w:pPr>
        <w:pStyle w:val="ListParagraph"/>
        <w:spacing w:after="120" w:line="240" w:lineRule="auto"/>
        <w:rPr>
          <w:rFonts w:ascii="Times New Roman" w:hAnsi="Times New Roman" w:cs="Times New Roman"/>
        </w:rPr>
      </w:pPr>
    </w:p>
    <w:p w14:paraId="7E64B34A" w14:textId="1CCB25B3" w:rsidR="00DD28EF" w:rsidRDefault="00DD28EF"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 xml:space="preserve">3 </w:t>
      </w:r>
      <w:r>
        <w:rPr>
          <w:rFonts w:ascii="Times New Roman" w:hAnsi="Times New Roman" w:cs="Times New Roman"/>
        </w:rPr>
        <w:t>Property is to be furnished as-is.</w:t>
      </w:r>
    </w:p>
    <w:p w14:paraId="515F53EB" w14:textId="77777777" w:rsidR="000E62B2" w:rsidRDefault="000E62B2" w:rsidP="008C4826">
      <w:pPr>
        <w:pStyle w:val="ListParagraph"/>
        <w:spacing w:after="120" w:line="240" w:lineRule="auto"/>
        <w:rPr>
          <w:rFonts w:ascii="Times New Roman" w:hAnsi="Times New Roman" w:cs="Times New Roman"/>
        </w:rPr>
      </w:pPr>
    </w:p>
    <w:p w14:paraId="3ACD7653" w14:textId="29A3EC41" w:rsidR="000E62B2" w:rsidRDefault="000E62B2"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4</w:t>
      </w:r>
      <w:r>
        <w:rPr>
          <w:rFonts w:ascii="Times New Roman" w:hAnsi="Times New Roman" w:cs="Times New Roman"/>
        </w:rPr>
        <w:t xml:space="preserve"> The </w:t>
      </w:r>
      <w:r w:rsidRPr="000E62B2">
        <w:rPr>
          <w:rFonts w:ascii="Times New Roman" w:hAnsi="Times New Roman" w:cs="Times New Roman"/>
        </w:rPr>
        <w:t xml:space="preserve">contractor is responsible for all costs related to making the property available </w:t>
      </w:r>
      <w:r>
        <w:rPr>
          <w:rFonts w:ascii="Times New Roman" w:hAnsi="Times New Roman" w:cs="Times New Roman"/>
        </w:rPr>
        <w:tab/>
      </w:r>
      <w:r w:rsidRPr="000E62B2">
        <w:rPr>
          <w:rFonts w:ascii="Times New Roman" w:hAnsi="Times New Roman" w:cs="Times New Roman"/>
        </w:rPr>
        <w:t>for use, such as payment of all transportation, installation or rehabilitation costs.</w:t>
      </w:r>
    </w:p>
    <w:p w14:paraId="3F6997A4" w14:textId="77777777" w:rsidR="00C57438" w:rsidRDefault="00C57438" w:rsidP="008C4826">
      <w:pPr>
        <w:pStyle w:val="ListParagraph"/>
        <w:spacing w:after="120" w:line="240" w:lineRule="auto"/>
        <w:rPr>
          <w:rFonts w:ascii="Times New Roman" w:hAnsi="Times New Roman" w:cs="Times New Roman"/>
        </w:rPr>
      </w:pPr>
    </w:p>
    <w:p w14:paraId="6C1E965F" w14:textId="5C59D7C1" w:rsidR="00C57438" w:rsidRPr="00B068D3" w:rsidRDefault="00C57438"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5</w:t>
      </w:r>
      <w:r>
        <w:rPr>
          <w:rFonts w:ascii="Times New Roman" w:hAnsi="Times New Roman" w:cs="Times New Roman"/>
        </w:rPr>
        <w:t xml:space="preserve"> Rental of the GFP IAW FAR 45.3 is not authorized under this contract. </w:t>
      </w:r>
    </w:p>
    <w:p w14:paraId="1DD03830" w14:textId="6E18EF2E" w:rsidR="002D362A" w:rsidRPr="00B068D3" w:rsidRDefault="002D362A" w:rsidP="008C4826">
      <w:pPr>
        <w:pStyle w:val="ListParagraph"/>
        <w:tabs>
          <w:tab w:val="left" w:pos="2340"/>
          <w:tab w:val="left" w:pos="2880"/>
        </w:tabs>
        <w:spacing w:after="120" w:line="240" w:lineRule="auto"/>
        <w:rPr>
          <w:rFonts w:ascii="Times New Roman" w:hAnsi="Times New Roman" w:cs="Times New Roman"/>
        </w:rPr>
      </w:pPr>
    </w:p>
    <w:p w14:paraId="6AB7CBC9" w14:textId="34E946A4" w:rsidR="00A305C0" w:rsidRDefault="0006273E" w:rsidP="008C4826">
      <w:pPr>
        <w:pStyle w:val="ListParagraph"/>
        <w:spacing w:after="120" w:line="240" w:lineRule="auto"/>
        <w:rPr>
          <w:rFonts w:ascii="Times New Roman" w:hAnsi="Times New Roman" w:cs="Times New Roman"/>
        </w:rPr>
      </w:pPr>
      <w:r w:rsidRPr="00976F6D">
        <w:rPr>
          <w:rFonts w:ascii="Times New Roman" w:hAnsi="Times New Roman" w:cs="Times New Roman"/>
          <w:bCs/>
        </w:rPr>
        <w:t xml:space="preserve">8.8.2 </w:t>
      </w:r>
      <w:r w:rsidR="00A05473" w:rsidRPr="00976F6D">
        <w:rPr>
          <w:rFonts w:ascii="Times New Roman" w:hAnsi="Times New Roman" w:cs="Times New Roman"/>
          <w:bCs/>
        </w:rPr>
        <w:t>Contractor furnished:</w:t>
      </w:r>
      <w:r w:rsidRPr="00976F6D">
        <w:rPr>
          <w:rFonts w:ascii="Times New Roman" w:hAnsi="Times New Roman" w:cs="Times New Roman"/>
          <w:bCs/>
        </w:rPr>
        <w:t xml:space="preserve"> </w:t>
      </w:r>
      <w:r w:rsidR="00A05473" w:rsidRPr="00976F6D">
        <w:rPr>
          <w:rFonts w:ascii="Times New Roman" w:hAnsi="Times New Roman" w:cs="Times New Roman"/>
          <w:bCs/>
        </w:rPr>
        <w:t>The</w:t>
      </w:r>
      <w:r w:rsidR="00A05473" w:rsidRPr="00B068D3">
        <w:rPr>
          <w:rFonts w:ascii="Times New Roman" w:hAnsi="Times New Roman" w:cs="Times New Roman"/>
        </w:rPr>
        <w:t xml:space="preserve"> contractor shall provide all equipment and supplies necessary to </w:t>
      </w:r>
      <w:proofErr w:type="gramStart"/>
      <w:r w:rsidR="00A05473" w:rsidRPr="00B068D3">
        <w:rPr>
          <w:rFonts w:ascii="Times New Roman" w:hAnsi="Times New Roman" w:cs="Times New Roman"/>
        </w:rPr>
        <w:t>perform</w:t>
      </w:r>
      <w:proofErr w:type="gramEnd"/>
      <w:r w:rsidR="00A05473" w:rsidRPr="00B068D3">
        <w:rPr>
          <w:rFonts w:ascii="Times New Roman" w:hAnsi="Times New Roman" w:cs="Times New Roman"/>
        </w:rPr>
        <w:t xml:space="preserve"> the contract requirements as set forth in the Request </w:t>
      </w:r>
      <w:r w:rsidR="00676542">
        <w:rPr>
          <w:rFonts w:ascii="Times New Roman" w:hAnsi="Times New Roman" w:cs="Times New Roman"/>
        </w:rPr>
        <w:t>Quote</w:t>
      </w:r>
      <w:r w:rsidR="00A05473" w:rsidRPr="00B068D3">
        <w:rPr>
          <w:rFonts w:ascii="Times New Roman" w:hAnsi="Times New Roman" w:cs="Times New Roman"/>
        </w:rPr>
        <w:t xml:space="preserve">.  The contractor’s reporting requirements will necessitate literacy in Microsoft Office Programs, e.g., Word, Excel, PowerPoint, SharePoint, as well as Internet capability to send and receive faxes, electronically transmit documents, access email and correspondence, ability to communicate during travel and securely access, store and destroy sensitive documents.  </w:t>
      </w:r>
    </w:p>
    <w:p w14:paraId="50E1D4D3" w14:textId="77777777" w:rsidR="00A305C0" w:rsidRDefault="00A305C0" w:rsidP="008C4826">
      <w:pPr>
        <w:pStyle w:val="ListParagraph"/>
        <w:spacing w:after="120" w:line="240" w:lineRule="auto"/>
        <w:rPr>
          <w:rFonts w:ascii="Times New Roman" w:hAnsi="Times New Roman" w:cs="Times New Roman"/>
        </w:rPr>
      </w:pPr>
    </w:p>
    <w:p w14:paraId="411964AA" w14:textId="7C5576C9" w:rsidR="008C4826" w:rsidRDefault="00A305C0" w:rsidP="008C4826">
      <w:pPr>
        <w:tabs>
          <w:tab w:val="left" w:pos="360"/>
          <w:tab w:val="left" w:pos="2340"/>
          <w:tab w:val="left" w:pos="2880"/>
        </w:tabs>
        <w:spacing w:after="120" w:line="240" w:lineRule="auto"/>
        <w:ind w:left="720"/>
        <w:rPr>
          <w:rFonts w:ascii="Times New Roman" w:hAnsi="Times New Roman" w:cs="Times New Roman"/>
        </w:rPr>
      </w:pPr>
      <w:r>
        <w:rPr>
          <w:rFonts w:ascii="Times New Roman" w:hAnsi="Times New Roman" w:cs="Times New Roman"/>
        </w:rPr>
        <w:t xml:space="preserve">8.8.3 </w:t>
      </w:r>
      <w:r w:rsidR="00A05473" w:rsidRPr="00B068D3">
        <w:rPr>
          <w:rFonts w:ascii="Times New Roman" w:hAnsi="Times New Roman" w:cs="Times New Roman"/>
        </w:rPr>
        <w:t>Computer access must be maintained following VA regulations.</w:t>
      </w:r>
      <w:r>
        <w:rPr>
          <w:rFonts w:ascii="Times New Roman" w:hAnsi="Times New Roman" w:cs="Times New Roman"/>
        </w:rPr>
        <w:t xml:space="preserve"> </w:t>
      </w:r>
      <w:r w:rsidR="00A05473" w:rsidRPr="00B068D3">
        <w:rPr>
          <w:rFonts w:ascii="Times New Roman" w:hAnsi="Times New Roman" w:cs="Times New Roman"/>
        </w:rPr>
        <w:t>The contractor shall maintain VA Computer access and ensure computer and program functionality prior to monitoring visit.</w:t>
      </w:r>
    </w:p>
    <w:p w14:paraId="4991164B" w14:textId="1AC2447B" w:rsidR="008924C1" w:rsidRPr="00976F6D" w:rsidRDefault="008C4826" w:rsidP="008C4826">
      <w:pPr>
        <w:tabs>
          <w:tab w:val="left" w:pos="360"/>
          <w:tab w:val="left" w:pos="2340"/>
          <w:tab w:val="left" w:pos="2880"/>
        </w:tabs>
        <w:spacing w:after="120" w:line="240" w:lineRule="auto"/>
        <w:ind w:left="360"/>
        <w:rPr>
          <w:rFonts w:ascii="Times New Roman" w:hAnsi="Times New Roman" w:cs="Times New Roman"/>
          <w:bCs/>
        </w:rPr>
      </w:pPr>
      <w:r w:rsidRPr="00976F6D">
        <w:rPr>
          <w:rFonts w:ascii="Times New Roman" w:hAnsi="Times New Roman" w:cs="Times New Roman"/>
          <w:bCs/>
        </w:rPr>
        <w:t xml:space="preserve">8.9 </w:t>
      </w:r>
      <w:r w:rsidR="008924C1" w:rsidRPr="00976F6D">
        <w:rPr>
          <w:rFonts w:ascii="Times New Roman" w:hAnsi="Times New Roman" w:cs="Times New Roman"/>
          <w:bCs/>
        </w:rPr>
        <w:t>Place and hours of Performance</w:t>
      </w:r>
    </w:p>
    <w:p w14:paraId="11765126" w14:textId="77777777" w:rsidR="00247CAC"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 xml:space="preserve">8.9.1 </w:t>
      </w:r>
      <w:r w:rsidR="008924C1" w:rsidRPr="007735FE">
        <w:rPr>
          <w:rFonts w:ascii="Times New Roman" w:hAnsi="Times New Roman" w:cs="Times New Roman"/>
        </w:rPr>
        <w:t xml:space="preserve">The Contractor will be required to perform work at different sites (hospitals and/or clinics) throughout the United States and territories, at the Contractor’s place of business and at the SMART office in Albuquerque, New Mexico. </w:t>
      </w:r>
    </w:p>
    <w:p w14:paraId="743880A9" w14:textId="77777777" w:rsidR="000A288E" w:rsidRDefault="000A288E" w:rsidP="00A07B50">
      <w:pPr>
        <w:spacing w:after="0" w:line="240" w:lineRule="auto"/>
        <w:ind w:left="720"/>
        <w:contextualSpacing/>
        <w:rPr>
          <w:rFonts w:ascii="Times New Roman" w:hAnsi="Times New Roman" w:cs="Times New Roman"/>
        </w:rPr>
      </w:pPr>
    </w:p>
    <w:p w14:paraId="5780BE39" w14:textId="63E91F3D" w:rsidR="000A288E" w:rsidRDefault="000A288E" w:rsidP="00A07B50">
      <w:pPr>
        <w:spacing w:after="0" w:line="240" w:lineRule="auto"/>
        <w:ind w:left="720"/>
        <w:contextualSpacing/>
        <w:rPr>
          <w:rFonts w:ascii="Times New Roman" w:hAnsi="Times New Roman" w:cs="Times New Roman"/>
        </w:rPr>
      </w:pPr>
      <w:r>
        <w:rPr>
          <w:rFonts w:ascii="Times New Roman" w:hAnsi="Times New Roman" w:cs="Times New Roman"/>
        </w:rPr>
        <w:t xml:space="preserve">8.9.2 Contractor will be notified </w:t>
      </w:r>
      <w:r w:rsidR="000E19F8" w:rsidRPr="00206E15">
        <w:rPr>
          <w:rFonts w:ascii="Times New Roman" w:hAnsi="Times New Roman" w:cs="Times New Roman"/>
        </w:rPr>
        <w:t>by either phone or email</w:t>
      </w:r>
      <w:r w:rsidR="000E19F8">
        <w:rPr>
          <w:rFonts w:ascii="Times New Roman" w:hAnsi="Times New Roman" w:cs="Times New Roman"/>
        </w:rPr>
        <w:t xml:space="preserve"> </w:t>
      </w:r>
      <w:r>
        <w:rPr>
          <w:rFonts w:ascii="Times New Roman" w:hAnsi="Times New Roman" w:cs="Times New Roman"/>
        </w:rPr>
        <w:t xml:space="preserve">two months in advance of site visit.  Notification will include location and details of research study.  </w:t>
      </w:r>
    </w:p>
    <w:p w14:paraId="77A63FA5" w14:textId="77777777" w:rsidR="00247CAC" w:rsidRDefault="00247CAC" w:rsidP="00A07B50">
      <w:pPr>
        <w:spacing w:after="0" w:line="240" w:lineRule="auto"/>
        <w:ind w:left="720"/>
        <w:contextualSpacing/>
        <w:rPr>
          <w:rFonts w:ascii="Times New Roman" w:hAnsi="Times New Roman" w:cs="Times New Roman"/>
        </w:rPr>
      </w:pPr>
    </w:p>
    <w:p w14:paraId="0A805477" w14:textId="17B34E3D" w:rsidR="00247CAC"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3</w:t>
      </w:r>
      <w:r>
        <w:rPr>
          <w:rFonts w:ascii="Times New Roman" w:hAnsi="Times New Roman" w:cs="Times New Roman"/>
        </w:rPr>
        <w:t xml:space="preserve"> </w:t>
      </w:r>
      <w:r w:rsidR="008924C1" w:rsidRPr="007735FE">
        <w:rPr>
          <w:rFonts w:ascii="Times New Roman" w:hAnsi="Times New Roman" w:cs="Times New Roman"/>
        </w:rPr>
        <w:t>The Contractor must be available by phone during business</w:t>
      </w:r>
      <w:r w:rsidR="00F238EC" w:rsidRPr="007735FE">
        <w:rPr>
          <w:rFonts w:ascii="Times New Roman" w:hAnsi="Times New Roman" w:cs="Times New Roman"/>
        </w:rPr>
        <w:t xml:space="preserve"> hours (8:00 am to 5:00 pm/Mountain Time) Monday through Friday.  </w:t>
      </w:r>
    </w:p>
    <w:p w14:paraId="35F78AE4" w14:textId="77777777" w:rsidR="00247CAC" w:rsidRDefault="00247CAC" w:rsidP="00A07B50">
      <w:pPr>
        <w:spacing w:after="0" w:line="240" w:lineRule="auto"/>
        <w:ind w:left="720"/>
        <w:contextualSpacing/>
        <w:rPr>
          <w:rFonts w:ascii="Times New Roman" w:hAnsi="Times New Roman" w:cs="Times New Roman"/>
        </w:rPr>
      </w:pPr>
    </w:p>
    <w:p w14:paraId="5E111648" w14:textId="54CD2F35" w:rsidR="00F238EC" w:rsidRPr="007735FE"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4</w:t>
      </w:r>
      <w:r>
        <w:rPr>
          <w:rFonts w:ascii="Times New Roman" w:hAnsi="Times New Roman" w:cs="Times New Roman"/>
        </w:rPr>
        <w:t xml:space="preserve"> </w:t>
      </w:r>
      <w:r w:rsidR="00F238EC" w:rsidRPr="007735FE">
        <w:rPr>
          <w:rFonts w:ascii="Times New Roman" w:hAnsi="Times New Roman" w:cs="Times New Roman"/>
        </w:rPr>
        <w:t>There may be times when the Contractor will need to be available beyond business hours in the case of special circumstance or unannounced monitoring visit. It is essential that the Contractor be able to promptly respond to the needs of the SMART, i.e., be able to report within 24 hours to the SMART Office or to the VA research facility where visit will be conducted.</w:t>
      </w:r>
    </w:p>
    <w:p w14:paraId="5090BC98" w14:textId="77777777" w:rsidR="00F238EC" w:rsidRPr="007735FE" w:rsidRDefault="00F238EC" w:rsidP="00F238EC">
      <w:pPr>
        <w:spacing w:after="0" w:line="240" w:lineRule="auto"/>
        <w:contextualSpacing/>
        <w:rPr>
          <w:rFonts w:ascii="Times New Roman" w:hAnsi="Times New Roman" w:cs="Times New Roman"/>
        </w:rPr>
      </w:pPr>
    </w:p>
    <w:p w14:paraId="5B9FF766" w14:textId="5E98F52B" w:rsidR="00F238EC" w:rsidRPr="007735FE" w:rsidRDefault="00055610" w:rsidP="0005561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5</w:t>
      </w:r>
      <w:r>
        <w:rPr>
          <w:rFonts w:ascii="Times New Roman" w:hAnsi="Times New Roman" w:cs="Times New Roman"/>
        </w:rPr>
        <w:t xml:space="preserve"> </w:t>
      </w:r>
      <w:r w:rsidR="00F238EC" w:rsidRPr="007735FE">
        <w:rPr>
          <w:rFonts w:ascii="Times New Roman" w:hAnsi="Times New Roman" w:cs="Times New Roman"/>
        </w:rPr>
        <w:t xml:space="preserve">SMART and CSP program leadership </w:t>
      </w:r>
      <w:proofErr w:type="gramStart"/>
      <w:r w:rsidR="00F238EC" w:rsidRPr="007735FE">
        <w:rPr>
          <w:rFonts w:ascii="Times New Roman" w:hAnsi="Times New Roman" w:cs="Times New Roman"/>
        </w:rPr>
        <w:t>reserves</w:t>
      </w:r>
      <w:proofErr w:type="gramEnd"/>
      <w:r w:rsidR="00F238EC" w:rsidRPr="007735FE">
        <w:rPr>
          <w:rFonts w:ascii="Times New Roman" w:hAnsi="Times New Roman" w:cs="Times New Roman"/>
        </w:rPr>
        <w:t xml:space="preserve"> the right to accompany the Contractor on site visits at reasonable times during normal business hours.</w:t>
      </w:r>
    </w:p>
    <w:p w14:paraId="22E2D847" w14:textId="77777777" w:rsidR="00F238EC" w:rsidRPr="007735FE" w:rsidRDefault="00F238EC" w:rsidP="00F238EC">
      <w:pPr>
        <w:spacing w:after="0" w:line="240" w:lineRule="auto"/>
        <w:contextualSpacing/>
        <w:rPr>
          <w:rFonts w:ascii="Times New Roman" w:hAnsi="Times New Roman" w:cs="Times New Roman"/>
        </w:rPr>
      </w:pPr>
    </w:p>
    <w:p w14:paraId="738FD58F" w14:textId="2D02688F" w:rsidR="00F238EC" w:rsidRDefault="00F238EC" w:rsidP="00055610">
      <w:pPr>
        <w:tabs>
          <w:tab w:val="left" w:pos="360"/>
          <w:tab w:val="left" w:pos="540"/>
          <w:tab w:val="left" w:pos="63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630"/>
        <w:contextualSpacing/>
        <w:rPr>
          <w:rFonts w:ascii="Times New Roman" w:eastAsia="Times New Roman" w:hAnsi="Times New Roman" w:cs="Times New Roman"/>
        </w:rPr>
      </w:pPr>
      <w:r w:rsidRPr="007735FE">
        <w:rPr>
          <w:rFonts w:ascii="Times New Roman" w:eastAsia="Times New Roman" w:hAnsi="Times New Roman" w:cs="Times New Roman"/>
        </w:rPr>
        <w:tab/>
      </w:r>
      <w:r w:rsidR="00055610">
        <w:rPr>
          <w:rFonts w:ascii="Times New Roman" w:eastAsia="Times New Roman" w:hAnsi="Times New Roman" w:cs="Times New Roman"/>
        </w:rPr>
        <w:t>8.9.</w:t>
      </w:r>
      <w:r w:rsidR="000A288E">
        <w:rPr>
          <w:rFonts w:ascii="Times New Roman" w:eastAsia="Times New Roman" w:hAnsi="Times New Roman" w:cs="Times New Roman"/>
        </w:rPr>
        <w:t>6</w:t>
      </w:r>
      <w:r w:rsidR="00055610">
        <w:rPr>
          <w:rFonts w:ascii="Times New Roman" w:eastAsia="Times New Roman" w:hAnsi="Times New Roman" w:cs="Times New Roman"/>
        </w:rPr>
        <w:t xml:space="preserve"> </w:t>
      </w:r>
      <w:r w:rsidRPr="007735FE">
        <w:rPr>
          <w:rFonts w:ascii="Times New Roman" w:eastAsia="Times New Roman" w:hAnsi="Times New Roman" w:cs="Times New Roman"/>
        </w:rPr>
        <w:t>Federal Holidays observed are:</w:t>
      </w:r>
    </w:p>
    <w:p w14:paraId="5369CBAC" w14:textId="77777777" w:rsidR="00B068D3" w:rsidRPr="007735FE" w:rsidRDefault="00B068D3" w:rsidP="00F238EC">
      <w:pPr>
        <w:tabs>
          <w:tab w:val="left" w:pos="0"/>
          <w:tab w:val="left" w:pos="36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rPr>
      </w:pPr>
    </w:p>
    <w:p w14:paraId="7000D0DF"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2520" w:hanging="2160"/>
        <w:rPr>
          <w:rFonts w:ascii="Times New Roman" w:eastAsia="Times New Roman" w:hAnsi="Times New Roman" w:cs="Times New Roman"/>
        </w:rPr>
      </w:pPr>
      <w:r w:rsidRPr="007735FE">
        <w:rPr>
          <w:rFonts w:ascii="Times New Roman" w:eastAsia="Times New Roman" w:hAnsi="Times New Roman" w:cs="Times New Roman"/>
        </w:rPr>
        <w:tab/>
        <w:t>New Years' Day</w:t>
      </w:r>
      <w:r w:rsidRPr="007735FE">
        <w:rPr>
          <w:rFonts w:ascii="Times New Roman" w:eastAsia="Times New Roman" w:hAnsi="Times New Roman" w:cs="Times New Roman"/>
        </w:rPr>
        <w:tab/>
      </w:r>
      <w:r w:rsidRPr="007735FE">
        <w:rPr>
          <w:rFonts w:ascii="Times New Roman" w:eastAsia="Times New Roman" w:hAnsi="Times New Roman" w:cs="Times New Roman"/>
        </w:rPr>
        <w:tab/>
      </w:r>
      <w:r w:rsidRPr="007735FE">
        <w:rPr>
          <w:rFonts w:ascii="Times New Roman" w:eastAsia="Times New Roman" w:hAnsi="Times New Roman" w:cs="Times New Roman"/>
        </w:rPr>
        <w:tab/>
        <w:t>Labor Day</w:t>
      </w:r>
    </w:p>
    <w:p w14:paraId="6A59FA03"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Martin Luther King Day</w:t>
      </w:r>
      <w:r w:rsidRPr="007735FE">
        <w:rPr>
          <w:rFonts w:ascii="Times New Roman" w:eastAsia="Times New Roman" w:hAnsi="Times New Roman" w:cs="Times New Roman"/>
        </w:rPr>
        <w:tab/>
      </w:r>
      <w:r w:rsidRPr="007735FE">
        <w:rPr>
          <w:rFonts w:ascii="Times New Roman" w:eastAsia="Times New Roman" w:hAnsi="Times New Roman" w:cs="Times New Roman"/>
        </w:rPr>
        <w:tab/>
        <w:t>Columbus Day</w:t>
      </w:r>
    </w:p>
    <w:p w14:paraId="18D940CD"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Presidents' Day</w:t>
      </w:r>
      <w:r w:rsidRPr="007735FE">
        <w:rPr>
          <w:rFonts w:ascii="Times New Roman" w:eastAsia="Times New Roman" w:hAnsi="Times New Roman" w:cs="Times New Roman"/>
        </w:rPr>
        <w:tab/>
      </w:r>
      <w:r w:rsidRPr="007735FE">
        <w:rPr>
          <w:rFonts w:ascii="Times New Roman" w:eastAsia="Times New Roman" w:hAnsi="Times New Roman" w:cs="Times New Roman"/>
        </w:rPr>
        <w:tab/>
        <w:t>Veterans' Day</w:t>
      </w:r>
    </w:p>
    <w:p w14:paraId="6197A7AD" w14:textId="3AED4A5D" w:rsidR="00F238EC"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Memorial Day</w:t>
      </w:r>
      <w:r w:rsidRPr="007735FE">
        <w:rPr>
          <w:rFonts w:ascii="Times New Roman" w:eastAsia="Times New Roman" w:hAnsi="Times New Roman" w:cs="Times New Roman"/>
        </w:rPr>
        <w:tab/>
      </w:r>
      <w:r w:rsidRPr="007735FE">
        <w:rPr>
          <w:rFonts w:ascii="Times New Roman" w:eastAsia="Times New Roman" w:hAnsi="Times New Roman" w:cs="Times New Roman"/>
        </w:rPr>
        <w:tab/>
        <w:t>Thanksgiving Day</w:t>
      </w:r>
    </w:p>
    <w:p w14:paraId="3C4A9E4A" w14:textId="72C53D16" w:rsidR="00802E50" w:rsidRPr="007735FE" w:rsidRDefault="00802E50"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Pr>
          <w:rFonts w:ascii="Times New Roman" w:eastAsia="Times New Roman" w:hAnsi="Times New Roman" w:cs="Times New Roman"/>
        </w:rPr>
        <w:tab/>
        <w:t>Juneteenth</w:t>
      </w:r>
      <w:r w:rsidRPr="00802E50">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7735FE">
        <w:rPr>
          <w:rFonts w:ascii="Times New Roman" w:eastAsia="Times New Roman" w:hAnsi="Times New Roman" w:cs="Times New Roman"/>
        </w:rPr>
        <w:t>Christmas Day</w:t>
      </w:r>
    </w:p>
    <w:p w14:paraId="12088253" w14:textId="21E511FF" w:rsidR="00F238EC"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Independence Day</w:t>
      </w:r>
      <w:r w:rsidRPr="007735FE">
        <w:rPr>
          <w:rFonts w:ascii="Times New Roman" w:eastAsia="Times New Roman" w:hAnsi="Times New Roman" w:cs="Times New Roman"/>
        </w:rPr>
        <w:tab/>
      </w:r>
      <w:r w:rsidRPr="007735FE">
        <w:rPr>
          <w:rFonts w:ascii="Times New Roman" w:eastAsia="Times New Roman" w:hAnsi="Times New Roman" w:cs="Times New Roman"/>
        </w:rPr>
        <w:tab/>
      </w:r>
    </w:p>
    <w:p w14:paraId="4565BB92" w14:textId="77777777" w:rsidR="00B068D3" w:rsidRPr="007735FE" w:rsidRDefault="00B068D3"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p>
    <w:p w14:paraId="6B7C61E6" w14:textId="77777777" w:rsidR="00F238EC" w:rsidRPr="007735FE" w:rsidRDefault="00F238EC" w:rsidP="00055610">
      <w:pPr>
        <w:spacing w:after="0" w:line="240" w:lineRule="auto"/>
        <w:ind w:left="630"/>
        <w:contextualSpacing/>
        <w:rPr>
          <w:rFonts w:ascii="Times New Roman" w:hAnsi="Times New Roman" w:cs="Times New Roman"/>
        </w:rPr>
      </w:pPr>
      <w:r w:rsidRPr="007735FE">
        <w:rPr>
          <w:rFonts w:ascii="Times New Roman" w:hAnsi="Times New Roman" w:cs="Times New Roman"/>
        </w:rPr>
        <w:t>And any other day the United States Presidents designates as a federal holiday.</w:t>
      </w:r>
    </w:p>
    <w:p w14:paraId="1DC493CA" w14:textId="77777777" w:rsidR="009E4D22" w:rsidRPr="00976F6D" w:rsidRDefault="009E4D22" w:rsidP="009E4D22">
      <w:pPr>
        <w:spacing w:after="0" w:line="240" w:lineRule="auto"/>
        <w:rPr>
          <w:rFonts w:ascii="Times New Roman" w:hAnsi="Times New Roman" w:cs="Times New Roman"/>
          <w:bCs/>
        </w:rPr>
      </w:pPr>
    </w:p>
    <w:p w14:paraId="19668121" w14:textId="50720C0B" w:rsidR="009E4D22" w:rsidRPr="00976F6D" w:rsidRDefault="00055610" w:rsidP="00055610">
      <w:pPr>
        <w:pStyle w:val="ListParagraph"/>
        <w:spacing w:after="0" w:line="240" w:lineRule="auto"/>
        <w:rPr>
          <w:rFonts w:ascii="Times New Roman" w:hAnsi="Times New Roman" w:cs="Times New Roman"/>
          <w:bCs/>
        </w:rPr>
      </w:pPr>
      <w:r w:rsidRPr="00976F6D">
        <w:rPr>
          <w:rFonts w:ascii="Times New Roman" w:hAnsi="Times New Roman" w:cs="Times New Roman"/>
          <w:bCs/>
        </w:rPr>
        <w:t>8.9.</w:t>
      </w:r>
      <w:r w:rsidR="000A288E">
        <w:rPr>
          <w:rFonts w:ascii="Times New Roman" w:hAnsi="Times New Roman" w:cs="Times New Roman"/>
          <w:bCs/>
        </w:rPr>
        <w:t>7</w:t>
      </w:r>
      <w:r w:rsidRPr="00976F6D">
        <w:rPr>
          <w:rFonts w:ascii="Times New Roman" w:hAnsi="Times New Roman" w:cs="Times New Roman"/>
          <w:bCs/>
        </w:rPr>
        <w:t xml:space="preserve"> </w:t>
      </w:r>
      <w:r w:rsidR="009E4D22" w:rsidRPr="00976F6D">
        <w:rPr>
          <w:rFonts w:ascii="Times New Roman" w:hAnsi="Times New Roman" w:cs="Times New Roman"/>
          <w:bCs/>
        </w:rPr>
        <w:t>Training &amp; Additional Guidance</w:t>
      </w:r>
    </w:p>
    <w:p w14:paraId="0236A3FE" w14:textId="77777777" w:rsidR="00E40DE4" w:rsidRDefault="00E40DE4" w:rsidP="009E4D22">
      <w:pPr>
        <w:pStyle w:val="Default"/>
        <w:ind w:left="360"/>
        <w:rPr>
          <w:sz w:val="22"/>
          <w:szCs w:val="22"/>
        </w:rPr>
      </w:pPr>
    </w:p>
    <w:p w14:paraId="0C74932D" w14:textId="4244D085" w:rsidR="009E4D22" w:rsidRPr="007735FE" w:rsidRDefault="00E40DE4" w:rsidP="00E40DE4">
      <w:pPr>
        <w:pStyle w:val="Default"/>
        <w:ind w:left="1080"/>
        <w:rPr>
          <w:sz w:val="22"/>
          <w:szCs w:val="22"/>
        </w:rPr>
      </w:pPr>
      <w:r>
        <w:rPr>
          <w:sz w:val="22"/>
          <w:szCs w:val="22"/>
        </w:rPr>
        <w:t>8.9.</w:t>
      </w:r>
      <w:r w:rsidR="000A288E">
        <w:rPr>
          <w:sz w:val="22"/>
          <w:szCs w:val="22"/>
        </w:rPr>
        <w:t>7</w:t>
      </w:r>
      <w:r>
        <w:rPr>
          <w:sz w:val="22"/>
          <w:szCs w:val="22"/>
        </w:rPr>
        <w:t xml:space="preserve">.1 </w:t>
      </w:r>
      <w:r w:rsidR="009E4D22" w:rsidRPr="007735FE">
        <w:rPr>
          <w:sz w:val="22"/>
          <w:szCs w:val="22"/>
        </w:rPr>
        <w:t xml:space="preserve">All contractor employees and subcontractor employees requiring access to VA information and VA information systems shall complete the following before being granted access to VA information and its systems: </w:t>
      </w:r>
    </w:p>
    <w:p w14:paraId="538B7D30" w14:textId="77777777" w:rsidR="006C4D0D" w:rsidRDefault="006C4D0D" w:rsidP="006C4D0D">
      <w:pPr>
        <w:pStyle w:val="Default"/>
        <w:ind w:left="1440"/>
        <w:rPr>
          <w:sz w:val="22"/>
          <w:szCs w:val="22"/>
        </w:rPr>
      </w:pPr>
    </w:p>
    <w:p w14:paraId="6F3EE40F" w14:textId="650065F1" w:rsidR="009E4D22" w:rsidRPr="007735FE" w:rsidRDefault="00E40DE4" w:rsidP="006C4D0D">
      <w:pPr>
        <w:pStyle w:val="Default"/>
        <w:ind w:left="1440"/>
        <w:rPr>
          <w:sz w:val="22"/>
          <w:szCs w:val="22"/>
        </w:rPr>
      </w:pPr>
      <w:r>
        <w:rPr>
          <w:sz w:val="22"/>
          <w:szCs w:val="22"/>
        </w:rPr>
        <w:t>8.9.</w:t>
      </w:r>
      <w:r w:rsidR="000A288E">
        <w:rPr>
          <w:sz w:val="22"/>
          <w:szCs w:val="22"/>
        </w:rPr>
        <w:t>7</w:t>
      </w:r>
      <w:r>
        <w:rPr>
          <w:sz w:val="22"/>
          <w:szCs w:val="22"/>
        </w:rPr>
        <w:t xml:space="preserve">.1.1 </w:t>
      </w:r>
      <w:r w:rsidR="009E4D22" w:rsidRPr="007735FE">
        <w:rPr>
          <w:sz w:val="22"/>
          <w:szCs w:val="22"/>
        </w:rPr>
        <w:t xml:space="preserve">Sign and acknowledge (either manually or electronically) understanding of and responsibilities for compliance with the Contractor Rules of Behavior relating to access to VA information and information systems; </w:t>
      </w:r>
    </w:p>
    <w:p w14:paraId="5AC014ED" w14:textId="77777777" w:rsidR="009E4D22" w:rsidRPr="007735FE" w:rsidRDefault="009E4D22" w:rsidP="009E4D22">
      <w:pPr>
        <w:pStyle w:val="Default"/>
        <w:ind w:left="900" w:hanging="360"/>
        <w:rPr>
          <w:sz w:val="22"/>
          <w:szCs w:val="22"/>
        </w:rPr>
      </w:pPr>
    </w:p>
    <w:p w14:paraId="15EF9D25" w14:textId="5B53B068"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.1.2 </w:t>
      </w:r>
      <w:r w:rsidR="009E4D22" w:rsidRPr="007735FE">
        <w:rPr>
          <w:sz w:val="22"/>
          <w:szCs w:val="22"/>
        </w:rPr>
        <w:t xml:space="preserve">Successfully complete the VA Privacy and Information Security and Rules of Behavior training in TMS and annually complete required security training; before being granted access to VA information and systems and annually thereafter, URL:  </w:t>
      </w:r>
      <w:hyperlink r:id="rId16" w:history="1">
        <w:r w:rsidR="009E4D22" w:rsidRPr="007735FE">
          <w:rPr>
            <w:rStyle w:val="Hyperlink"/>
            <w:color w:val="auto"/>
            <w:sz w:val="22"/>
            <w:szCs w:val="22"/>
          </w:rPr>
          <w:t>https://www.tms.va.gov/SecureAuth35</w:t>
        </w:r>
      </w:hyperlink>
      <w:r w:rsidR="009E4D22" w:rsidRPr="007735FE">
        <w:rPr>
          <w:color w:val="auto"/>
          <w:sz w:val="22"/>
          <w:szCs w:val="22"/>
        </w:rPr>
        <w:t xml:space="preserve"> </w:t>
      </w:r>
      <w:r w:rsidR="009E4D22" w:rsidRPr="007735FE">
        <w:rPr>
          <w:sz w:val="22"/>
          <w:szCs w:val="22"/>
        </w:rPr>
        <w:t>course name and course code:  VA Privacy and Information Security Awareness and Rules of Behavior VA 10176; and</w:t>
      </w:r>
    </w:p>
    <w:p w14:paraId="246C4E23" w14:textId="77777777" w:rsidR="009E4D22" w:rsidRPr="007735FE" w:rsidRDefault="009E4D22" w:rsidP="009E4D22">
      <w:pPr>
        <w:pStyle w:val="Default"/>
        <w:ind w:left="900" w:hanging="360"/>
        <w:rPr>
          <w:sz w:val="22"/>
          <w:szCs w:val="22"/>
        </w:rPr>
      </w:pPr>
    </w:p>
    <w:p w14:paraId="69FE694F" w14:textId="34A3682A"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.1.3 </w:t>
      </w:r>
      <w:r w:rsidR="009E4D22" w:rsidRPr="007735FE">
        <w:rPr>
          <w:sz w:val="22"/>
          <w:szCs w:val="22"/>
        </w:rPr>
        <w:t xml:space="preserve">Successfully complete the appropriate VA privacy training in TMS and annually complete required privacy training; before being granted access to VA information and systems and annually thereafter, URL  </w:t>
      </w:r>
      <w:hyperlink r:id="rId17" w:history="1">
        <w:r w:rsidR="009E4D22" w:rsidRPr="007735FE">
          <w:rPr>
            <w:rStyle w:val="Hyperlink"/>
            <w:color w:val="auto"/>
            <w:sz w:val="22"/>
            <w:szCs w:val="22"/>
          </w:rPr>
          <w:t>https://www.tms.vagov/SecureAuth35</w:t>
        </w:r>
      </w:hyperlink>
      <w:r w:rsidR="009E4D22" w:rsidRPr="007735FE">
        <w:rPr>
          <w:color w:val="auto"/>
          <w:sz w:val="22"/>
          <w:szCs w:val="22"/>
        </w:rPr>
        <w:t xml:space="preserve"> and</w:t>
      </w:r>
      <w:r w:rsidR="009E4D22" w:rsidRPr="007735FE">
        <w:rPr>
          <w:sz w:val="22"/>
          <w:szCs w:val="22"/>
        </w:rPr>
        <w:t xml:space="preserve"> course name and course code: Privacy and HIPAA Training VA 10203; and</w:t>
      </w:r>
    </w:p>
    <w:p w14:paraId="601AD84F" w14:textId="77777777" w:rsidR="009E4D22" w:rsidRPr="007735FE" w:rsidRDefault="009E4D22" w:rsidP="009E4D22">
      <w:pPr>
        <w:pStyle w:val="Default"/>
        <w:ind w:left="900" w:hanging="360"/>
        <w:rPr>
          <w:sz w:val="22"/>
          <w:szCs w:val="22"/>
        </w:rPr>
      </w:pPr>
    </w:p>
    <w:p w14:paraId="00E93C06" w14:textId="7BDFD9B0"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.1.4 </w:t>
      </w:r>
      <w:r w:rsidR="009E4D22" w:rsidRPr="007735FE">
        <w:rPr>
          <w:sz w:val="22"/>
          <w:szCs w:val="22"/>
        </w:rPr>
        <w:t>Successfully complete any additional cyber security or privacy training, as required for VA personnel with equivalent information system access.   Course requirement may change, and the COR</w:t>
      </w:r>
      <w:r w:rsidR="00D6107E">
        <w:rPr>
          <w:sz w:val="22"/>
          <w:szCs w:val="22"/>
        </w:rPr>
        <w:t xml:space="preserve"> or PM</w:t>
      </w:r>
      <w:r w:rsidR="009E4D22" w:rsidRPr="007735FE">
        <w:rPr>
          <w:sz w:val="22"/>
          <w:szCs w:val="22"/>
        </w:rPr>
        <w:t xml:space="preserve"> will inform the contractor, when applicable. </w:t>
      </w:r>
    </w:p>
    <w:p w14:paraId="0EB0662F" w14:textId="77777777" w:rsidR="009E4D22" w:rsidRPr="007735FE" w:rsidRDefault="009E4D22" w:rsidP="009E4D22">
      <w:pPr>
        <w:pStyle w:val="Default"/>
        <w:rPr>
          <w:sz w:val="22"/>
          <w:szCs w:val="22"/>
        </w:rPr>
      </w:pPr>
    </w:p>
    <w:p w14:paraId="204CCECD" w14:textId="55AF2B40" w:rsidR="009E4D22" w:rsidRPr="007735FE" w:rsidRDefault="006C4D0D" w:rsidP="006C4D0D">
      <w:pPr>
        <w:pStyle w:val="Default"/>
        <w:ind w:left="1080"/>
        <w:rPr>
          <w:sz w:val="22"/>
          <w:szCs w:val="22"/>
        </w:rPr>
      </w:pPr>
      <w:r>
        <w:rPr>
          <w:sz w:val="22"/>
          <w:szCs w:val="22"/>
        </w:rPr>
        <w:lastRenderedPageBreak/>
        <w:t>8.9.</w:t>
      </w:r>
      <w:r w:rsidR="000A288E">
        <w:rPr>
          <w:sz w:val="22"/>
          <w:szCs w:val="22"/>
        </w:rPr>
        <w:t>7</w:t>
      </w:r>
      <w:r>
        <w:rPr>
          <w:sz w:val="22"/>
          <w:szCs w:val="22"/>
        </w:rPr>
        <w:t xml:space="preserve">.2 </w:t>
      </w:r>
      <w:r w:rsidR="009E4D22" w:rsidRPr="007735FE">
        <w:rPr>
          <w:sz w:val="22"/>
          <w:szCs w:val="22"/>
        </w:rPr>
        <w:t xml:space="preserve">The contractor shall provide to the COR a copy of the training certificates and certification </w:t>
      </w:r>
      <w:proofErr w:type="gramStart"/>
      <w:r w:rsidR="009E4D22" w:rsidRPr="007735FE">
        <w:rPr>
          <w:sz w:val="22"/>
          <w:szCs w:val="22"/>
        </w:rPr>
        <w:t>of</w:t>
      </w:r>
      <w:proofErr w:type="gramEnd"/>
      <w:r w:rsidR="009E4D22" w:rsidRPr="007735FE">
        <w:rPr>
          <w:sz w:val="22"/>
          <w:szCs w:val="22"/>
        </w:rPr>
        <w:t xml:space="preserve"> signing the Contractor Rules of Behavior for each applicable employee within 1 week of the initiation of the contract and annually thereafter, as required. </w:t>
      </w:r>
    </w:p>
    <w:p w14:paraId="3DA65684" w14:textId="77777777" w:rsidR="009E4D22" w:rsidRPr="007735FE" w:rsidRDefault="009E4D22" w:rsidP="006C4D0D">
      <w:pPr>
        <w:pStyle w:val="Default"/>
        <w:ind w:left="1080"/>
        <w:rPr>
          <w:sz w:val="22"/>
          <w:szCs w:val="22"/>
        </w:rPr>
      </w:pPr>
    </w:p>
    <w:p w14:paraId="3151E573" w14:textId="3C1B08E5" w:rsidR="009E4D22" w:rsidRPr="007735FE" w:rsidRDefault="006C4D0D" w:rsidP="006C4D0D">
      <w:pPr>
        <w:pStyle w:val="Default"/>
        <w:ind w:left="1080"/>
        <w:rPr>
          <w:sz w:val="22"/>
          <w:szCs w:val="22"/>
        </w:rPr>
      </w:pPr>
      <w:r>
        <w:rPr>
          <w:sz w:val="22"/>
          <w:szCs w:val="22"/>
        </w:rPr>
        <w:t>8.9.</w:t>
      </w:r>
      <w:r w:rsidR="000A288E">
        <w:rPr>
          <w:sz w:val="22"/>
          <w:szCs w:val="22"/>
        </w:rPr>
        <w:t>7</w:t>
      </w:r>
      <w:r>
        <w:rPr>
          <w:sz w:val="22"/>
          <w:szCs w:val="22"/>
        </w:rPr>
        <w:t xml:space="preserve">.3 </w:t>
      </w:r>
      <w:r w:rsidR="009E4D22" w:rsidRPr="007735FE">
        <w:rPr>
          <w:sz w:val="22"/>
          <w:szCs w:val="22"/>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the training and documents are complete. </w:t>
      </w:r>
    </w:p>
    <w:p w14:paraId="03FABA8B" w14:textId="77777777" w:rsidR="00001D8D" w:rsidRDefault="00001D8D" w:rsidP="00001D8D">
      <w:pPr>
        <w:pStyle w:val="ListParagraph"/>
        <w:spacing w:after="0" w:line="240" w:lineRule="auto"/>
        <w:ind w:left="360"/>
        <w:rPr>
          <w:rFonts w:ascii="Times New Roman" w:hAnsi="Times New Roman" w:cs="Times New Roman"/>
          <w:b/>
        </w:rPr>
      </w:pPr>
    </w:p>
    <w:p w14:paraId="7690CCF0" w14:textId="4A8B4F0A" w:rsidR="009E4D22" w:rsidRPr="00976F6D" w:rsidRDefault="00001D8D" w:rsidP="009E3DD2">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 xml:space="preserve">8.10 </w:t>
      </w:r>
      <w:r w:rsidR="009E4D22" w:rsidRPr="00976F6D">
        <w:rPr>
          <w:rFonts w:ascii="Times New Roman" w:hAnsi="Times New Roman" w:cs="Times New Roman"/>
          <w:bCs/>
        </w:rPr>
        <w:t>Records Management</w:t>
      </w:r>
    </w:p>
    <w:p w14:paraId="03F50204" w14:textId="77777777" w:rsidR="009E3DD2" w:rsidRDefault="009E3DD2" w:rsidP="00F15608">
      <w:pPr>
        <w:pStyle w:val="Default"/>
        <w:ind w:left="1080"/>
        <w:rPr>
          <w:sz w:val="22"/>
          <w:szCs w:val="22"/>
        </w:rPr>
      </w:pPr>
    </w:p>
    <w:p w14:paraId="2C130ED2" w14:textId="59E7A47D" w:rsidR="009E4D22" w:rsidRPr="007735FE" w:rsidRDefault="009E3DD2" w:rsidP="009E3DD2">
      <w:pPr>
        <w:pStyle w:val="Default"/>
        <w:ind w:left="720"/>
        <w:rPr>
          <w:sz w:val="22"/>
          <w:szCs w:val="22"/>
        </w:rPr>
      </w:pPr>
      <w:r>
        <w:rPr>
          <w:sz w:val="22"/>
          <w:szCs w:val="22"/>
        </w:rPr>
        <w:t xml:space="preserve">8.10.1 </w:t>
      </w:r>
      <w:r w:rsidR="009E4D22" w:rsidRPr="007735FE">
        <w:rPr>
          <w:sz w:val="22"/>
          <w:szCs w:val="22"/>
        </w:rPr>
        <w:t xml:space="preserve">Contractor will adhere to pertinent laws, codes and regulations such as 44 U.S.C chapters 21, 29, 31 and 33; Freedom of Information Act (5 U.S.C. 552); Privacy Act (5 U.S.C. 552a); 36 CFR Part 1222 and Part 1228. </w:t>
      </w:r>
    </w:p>
    <w:p w14:paraId="722C5D09" w14:textId="77777777" w:rsidR="009E4D22" w:rsidRPr="007735FE" w:rsidRDefault="009E4D22" w:rsidP="009E3DD2">
      <w:pPr>
        <w:pStyle w:val="Default"/>
        <w:ind w:left="720"/>
        <w:rPr>
          <w:sz w:val="22"/>
          <w:szCs w:val="22"/>
        </w:rPr>
      </w:pPr>
    </w:p>
    <w:p w14:paraId="2AFA1ECD" w14:textId="72A2189C" w:rsidR="009E4D22" w:rsidRPr="007735FE" w:rsidRDefault="009E3DD2" w:rsidP="009E3DD2">
      <w:pPr>
        <w:pStyle w:val="Default"/>
        <w:ind w:left="720"/>
        <w:rPr>
          <w:sz w:val="22"/>
          <w:szCs w:val="22"/>
        </w:rPr>
      </w:pPr>
      <w:r>
        <w:rPr>
          <w:sz w:val="22"/>
          <w:szCs w:val="22"/>
        </w:rPr>
        <w:t xml:space="preserve">8.10.2 </w:t>
      </w:r>
      <w:r w:rsidR="009E4D22" w:rsidRPr="007735FE">
        <w:rPr>
          <w:sz w:val="22"/>
          <w:szCs w:val="22"/>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587C741D" w14:textId="77777777" w:rsidR="009E4D22" w:rsidRPr="007735FE" w:rsidRDefault="009E4D22" w:rsidP="009E3DD2">
      <w:pPr>
        <w:pStyle w:val="Default"/>
        <w:ind w:left="720"/>
        <w:rPr>
          <w:sz w:val="22"/>
          <w:szCs w:val="22"/>
        </w:rPr>
      </w:pPr>
    </w:p>
    <w:p w14:paraId="397F6DFA" w14:textId="491D80CF" w:rsidR="009E4D22" w:rsidRPr="007735FE" w:rsidRDefault="009E3DD2" w:rsidP="009E3DD2">
      <w:pPr>
        <w:pStyle w:val="Default"/>
        <w:ind w:left="720"/>
        <w:rPr>
          <w:sz w:val="22"/>
          <w:szCs w:val="22"/>
        </w:rPr>
      </w:pPr>
      <w:r>
        <w:rPr>
          <w:sz w:val="22"/>
          <w:szCs w:val="22"/>
        </w:rPr>
        <w:t xml:space="preserve">8.10.3 </w:t>
      </w:r>
      <w:r w:rsidR="009E4D22" w:rsidRPr="007735FE">
        <w:rPr>
          <w:sz w:val="22"/>
          <w:szCs w:val="22"/>
        </w:rPr>
        <w:t xml:space="preserve">Contractor shall not create or maintain any records that are not specifically tied to or authorized by the contract using Government IT equipment and/or Government records. </w:t>
      </w:r>
    </w:p>
    <w:p w14:paraId="68AAE9CF" w14:textId="77777777" w:rsidR="009E4D22" w:rsidRPr="007735FE" w:rsidRDefault="009E4D22" w:rsidP="009E3DD2">
      <w:pPr>
        <w:pStyle w:val="Default"/>
        <w:ind w:left="720"/>
        <w:rPr>
          <w:sz w:val="22"/>
          <w:szCs w:val="22"/>
        </w:rPr>
      </w:pPr>
    </w:p>
    <w:p w14:paraId="7FD889CE" w14:textId="35AA8DAD" w:rsidR="009E4D22" w:rsidRPr="007735FE" w:rsidRDefault="009E3DD2" w:rsidP="009E3DD2">
      <w:pPr>
        <w:pStyle w:val="Default"/>
        <w:ind w:left="720"/>
        <w:rPr>
          <w:sz w:val="22"/>
          <w:szCs w:val="22"/>
        </w:rPr>
      </w:pPr>
      <w:r>
        <w:rPr>
          <w:sz w:val="22"/>
          <w:szCs w:val="22"/>
        </w:rPr>
        <w:t xml:space="preserve">8.10.4 </w:t>
      </w:r>
      <w:r w:rsidR="009E4D22" w:rsidRPr="007735FE">
        <w:rPr>
          <w:sz w:val="22"/>
          <w:szCs w:val="22"/>
        </w:rPr>
        <w:t xml:space="preserve">Contractor shall not retain, use, sell, or disseminate copies of any deliverable that contains information covered by the Privacy Act of 1974 or that which is generally protected by the Freedom of Information Act. </w:t>
      </w:r>
    </w:p>
    <w:p w14:paraId="312B9B59" w14:textId="77777777" w:rsidR="009E4D22" w:rsidRPr="007735FE" w:rsidRDefault="009E4D22" w:rsidP="009E3DD2">
      <w:pPr>
        <w:pStyle w:val="Default"/>
        <w:ind w:left="720"/>
        <w:rPr>
          <w:sz w:val="22"/>
          <w:szCs w:val="22"/>
        </w:rPr>
      </w:pPr>
    </w:p>
    <w:p w14:paraId="3A7786E8" w14:textId="17572FFF" w:rsidR="00F15608" w:rsidRDefault="009E3DD2" w:rsidP="009E3DD2">
      <w:pPr>
        <w:pStyle w:val="Default"/>
        <w:ind w:left="720"/>
        <w:rPr>
          <w:sz w:val="22"/>
          <w:szCs w:val="22"/>
        </w:rPr>
      </w:pPr>
      <w:r>
        <w:rPr>
          <w:sz w:val="22"/>
          <w:szCs w:val="22"/>
        </w:rPr>
        <w:t xml:space="preserve">8.10.5 </w:t>
      </w:r>
      <w:r w:rsidR="009E4D22" w:rsidRPr="007735FE">
        <w:rPr>
          <w:sz w:val="22"/>
          <w:szCs w:val="22"/>
        </w:rPr>
        <w:t xml:space="preserve">Contractor shall not create or maintain any records containing any Government Agency records that are not specifically tied to or authorized by the contract. </w:t>
      </w:r>
    </w:p>
    <w:p w14:paraId="08836EF2" w14:textId="77777777" w:rsidR="00F15608" w:rsidRDefault="00F15608" w:rsidP="00F15608">
      <w:pPr>
        <w:pStyle w:val="Default"/>
        <w:ind w:left="1080"/>
        <w:rPr>
          <w:sz w:val="22"/>
          <w:szCs w:val="22"/>
        </w:rPr>
      </w:pPr>
    </w:p>
    <w:p w14:paraId="001F5252" w14:textId="19DE6809" w:rsidR="009E4D22" w:rsidRPr="007735FE" w:rsidRDefault="009E3DD2" w:rsidP="009E3DD2">
      <w:pPr>
        <w:pStyle w:val="Default"/>
        <w:ind w:left="720"/>
        <w:rPr>
          <w:sz w:val="22"/>
          <w:szCs w:val="22"/>
        </w:rPr>
      </w:pPr>
      <w:r>
        <w:rPr>
          <w:sz w:val="22"/>
          <w:szCs w:val="22"/>
        </w:rPr>
        <w:t xml:space="preserve">8.10.6 </w:t>
      </w:r>
      <w:r w:rsidR="009E4D22" w:rsidRPr="007735FE">
        <w:rPr>
          <w:sz w:val="22"/>
          <w:szCs w:val="22"/>
        </w:rPr>
        <w:t xml:space="preserve">The Government Agency owns the rights to all data/records produced as part of this contract. </w:t>
      </w:r>
    </w:p>
    <w:p w14:paraId="4CA5BA01" w14:textId="77777777" w:rsidR="009E4D22" w:rsidRPr="007735FE" w:rsidRDefault="009E4D22" w:rsidP="009E3DD2">
      <w:pPr>
        <w:pStyle w:val="Default"/>
        <w:ind w:left="720"/>
        <w:rPr>
          <w:sz w:val="22"/>
          <w:szCs w:val="22"/>
        </w:rPr>
      </w:pPr>
    </w:p>
    <w:p w14:paraId="0CDD8445" w14:textId="3B2E0E72" w:rsidR="009E4D22" w:rsidRPr="007735FE" w:rsidRDefault="009E3DD2" w:rsidP="009E3DD2">
      <w:pPr>
        <w:pStyle w:val="Default"/>
        <w:ind w:left="720"/>
        <w:rPr>
          <w:sz w:val="22"/>
          <w:szCs w:val="22"/>
        </w:rPr>
      </w:pPr>
      <w:r>
        <w:rPr>
          <w:sz w:val="22"/>
          <w:szCs w:val="22"/>
        </w:rPr>
        <w:t xml:space="preserve">8.10.7 </w:t>
      </w:r>
      <w:r w:rsidR="009E4D22" w:rsidRPr="007735FE">
        <w:rPr>
          <w:sz w:val="22"/>
          <w:szCs w:val="22"/>
        </w:rPr>
        <w:t xml:space="preserve">The Government Agency owns the rights to all electronic information (electronic data, electronic information systems, electronic databases, etc.) and all supporting documentation created as part of this contract. </w:t>
      </w:r>
      <w:proofErr w:type="gramStart"/>
      <w:r w:rsidR="009E4D22" w:rsidRPr="007735FE">
        <w:rPr>
          <w:sz w:val="22"/>
          <w:szCs w:val="22"/>
        </w:rPr>
        <w:t>Contractor</w:t>
      </w:r>
      <w:proofErr w:type="gramEnd"/>
      <w:r w:rsidR="009E4D22" w:rsidRPr="007735FE">
        <w:rPr>
          <w:sz w:val="22"/>
          <w:szCs w:val="22"/>
        </w:rPr>
        <w:t xml:space="preserve"> must deliver sufficient technical documentation with all data deliverables to permit the agency to use the data. </w:t>
      </w:r>
    </w:p>
    <w:p w14:paraId="29280D01" w14:textId="77777777" w:rsidR="009E4D22" w:rsidRPr="007735FE" w:rsidRDefault="009E4D22" w:rsidP="009E3DD2">
      <w:pPr>
        <w:pStyle w:val="Default"/>
        <w:ind w:left="720"/>
        <w:rPr>
          <w:sz w:val="22"/>
          <w:szCs w:val="22"/>
        </w:rPr>
      </w:pPr>
    </w:p>
    <w:p w14:paraId="0087B336" w14:textId="20BE63E2" w:rsidR="009E4D22" w:rsidRPr="007735FE" w:rsidRDefault="009E3DD2" w:rsidP="009E3DD2">
      <w:pPr>
        <w:pStyle w:val="Default"/>
        <w:ind w:left="720"/>
        <w:rPr>
          <w:sz w:val="22"/>
          <w:szCs w:val="22"/>
        </w:rPr>
      </w:pPr>
      <w:r>
        <w:rPr>
          <w:sz w:val="22"/>
          <w:szCs w:val="22"/>
        </w:rPr>
        <w:t xml:space="preserve">8.10.8 </w:t>
      </w:r>
      <w:r w:rsidR="009E4D22" w:rsidRPr="007735FE">
        <w:rPr>
          <w:sz w:val="22"/>
          <w:szCs w:val="22"/>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70F2DBE8" w14:textId="77777777" w:rsidR="009E4D22" w:rsidRPr="007735FE" w:rsidRDefault="009E4D22" w:rsidP="009E3DD2">
      <w:pPr>
        <w:pStyle w:val="Default"/>
        <w:ind w:left="720"/>
        <w:rPr>
          <w:sz w:val="22"/>
          <w:szCs w:val="22"/>
        </w:rPr>
      </w:pPr>
    </w:p>
    <w:p w14:paraId="2FEB4374" w14:textId="0E19EAB1" w:rsidR="009E4D22" w:rsidRPr="007735FE" w:rsidRDefault="009E3DD2" w:rsidP="009E3DD2">
      <w:pPr>
        <w:pStyle w:val="Default"/>
        <w:ind w:left="720"/>
        <w:rPr>
          <w:sz w:val="22"/>
          <w:szCs w:val="22"/>
        </w:rPr>
      </w:pPr>
      <w:r>
        <w:rPr>
          <w:sz w:val="22"/>
          <w:szCs w:val="22"/>
        </w:rPr>
        <w:t xml:space="preserve">8.10.9 </w:t>
      </w:r>
      <w:r w:rsidR="009E4D22" w:rsidRPr="007735FE">
        <w:rPr>
          <w:sz w:val="22"/>
          <w:szCs w:val="22"/>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6F877501" w14:textId="77777777" w:rsidR="009E4D22" w:rsidRPr="007735FE" w:rsidRDefault="009E4D22" w:rsidP="009E3DD2">
      <w:pPr>
        <w:pStyle w:val="Default"/>
        <w:ind w:left="720"/>
        <w:rPr>
          <w:sz w:val="22"/>
          <w:szCs w:val="22"/>
        </w:rPr>
      </w:pPr>
    </w:p>
    <w:p w14:paraId="3AA0AC96" w14:textId="56E62547" w:rsidR="009E4D22" w:rsidRPr="00976F6D" w:rsidRDefault="009E3DD2" w:rsidP="009E3DD2">
      <w:pPr>
        <w:pStyle w:val="Default"/>
        <w:ind w:left="720"/>
        <w:rPr>
          <w:sz w:val="22"/>
          <w:szCs w:val="22"/>
        </w:rPr>
      </w:pPr>
      <w:r>
        <w:rPr>
          <w:sz w:val="22"/>
          <w:szCs w:val="22"/>
        </w:rPr>
        <w:lastRenderedPageBreak/>
        <w:t xml:space="preserve">8.10.10 </w:t>
      </w:r>
      <w:r w:rsidR="009E4D22" w:rsidRPr="007735FE">
        <w:rPr>
          <w:sz w:val="22"/>
          <w:szCs w:val="22"/>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w:t>
      </w:r>
      <w:r w:rsidR="009E4D22" w:rsidRPr="00976F6D">
        <w:rPr>
          <w:sz w:val="22"/>
          <w:szCs w:val="22"/>
        </w:rPr>
        <w:t xml:space="preserve">guidance for protecting sensitive and proprietary information. </w:t>
      </w:r>
    </w:p>
    <w:p w14:paraId="7FF65C4B" w14:textId="77777777" w:rsidR="009E3DD2" w:rsidRPr="00976F6D" w:rsidRDefault="009E3DD2" w:rsidP="009E3DD2">
      <w:pPr>
        <w:pStyle w:val="ListParagraph"/>
        <w:spacing w:after="0" w:line="240" w:lineRule="auto"/>
        <w:rPr>
          <w:rFonts w:ascii="Times New Roman" w:hAnsi="Times New Roman" w:cs="Times New Roman"/>
        </w:rPr>
      </w:pPr>
    </w:p>
    <w:p w14:paraId="3050A123" w14:textId="624033BA" w:rsidR="009E4D22" w:rsidRPr="00976F6D" w:rsidRDefault="009E3DD2" w:rsidP="009E3DD2">
      <w:pPr>
        <w:pStyle w:val="ListParagraph"/>
        <w:spacing w:after="0" w:line="240" w:lineRule="auto"/>
        <w:ind w:left="360"/>
        <w:rPr>
          <w:rFonts w:ascii="Times New Roman" w:hAnsi="Times New Roman" w:cs="Times New Roman"/>
        </w:rPr>
      </w:pPr>
      <w:r w:rsidRPr="00976F6D">
        <w:rPr>
          <w:rFonts w:ascii="Times New Roman" w:hAnsi="Times New Roman" w:cs="Times New Roman"/>
        </w:rPr>
        <w:t xml:space="preserve">8.11 </w:t>
      </w:r>
      <w:r w:rsidR="009E4D22" w:rsidRPr="00976F6D">
        <w:rPr>
          <w:rFonts w:ascii="Times New Roman" w:hAnsi="Times New Roman" w:cs="Times New Roman"/>
        </w:rPr>
        <w:t>Invoicing</w:t>
      </w:r>
    </w:p>
    <w:p w14:paraId="504B0788" w14:textId="77777777" w:rsidR="00AD6505" w:rsidRPr="00976F6D" w:rsidRDefault="00AD6505" w:rsidP="009E4D22">
      <w:pPr>
        <w:pStyle w:val="Default"/>
        <w:ind w:left="360"/>
        <w:rPr>
          <w:sz w:val="22"/>
          <w:szCs w:val="22"/>
        </w:rPr>
      </w:pPr>
    </w:p>
    <w:p w14:paraId="3A27C85A" w14:textId="77777777" w:rsidR="00AD6505" w:rsidRPr="00976F6D" w:rsidRDefault="00AD6505" w:rsidP="00AD6505">
      <w:pPr>
        <w:pStyle w:val="Default"/>
        <w:ind w:left="720"/>
        <w:rPr>
          <w:sz w:val="22"/>
          <w:szCs w:val="22"/>
        </w:rPr>
      </w:pPr>
      <w:r w:rsidRPr="00976F6D">
        <w:rPr>
          <w:sz w:val="22"/>
          <w:szCs w:val="22"/>
        </w:rPr>
        <w:t xml:space="preserve">8.11.1 </w:t>
      </w:r>
      <w:r w:rsidR="00D90787" w:rsidRPr="00976F6D">
        <w:rPr>
          <w:sz w:val="22"/>
          <w:szCs w:val="22"/>
        </w:rPr>
        <w:t xml:space="preserve">Prior to submitting final invoices as stated in the signed contract, the </w:t>
      </w:r>
      <w:r w:rsidR="009E4D22" w:rsidRPr="00976F6D">
        <w:rPr>
          <w:sz w:val="22"/>
          <w:szCs w:val="22"/>
        </w:rPr>
        <w:t>contractor shall</w:t>
      </w:r>
      <w:r w:rsidR="004148C4" w:rsidRPr="00976F6D">
        <w:rPr>
          <w:sz w:val="22"/>
          <w:szCs w:val="22"/>
        </w:rPr>
        <w:t xml:space="preserve"> submit preliminary draft</w:t>
      </w:r>
      <w:r w:rsidR="009E4D22" w:rsidRPr="00976F6D">
        <w:rPr>
          <w:sz w:val="22"/>
          <w:szCs w:val="22"/>
        </w:rPr>
        <w:t xml:space="preserve"> invoice </w:t>
      </w:r>
      <w:r w:rsidR="004148C4" w:rsidRPr="00976F6D">
        <w:rPr>
          <w:sz w:val="22"/>
          <w:szCs w:val="22"/>
        </w:rPr>
        <w:t xml:space="preserve">for review to the SMART PM group (ABQCSPSMART-PM@va.gov) </w:t>
      </w:r>
      <w:r w:rsidR="009E4D22" w:rsidRPr="00976F6D">
        <w:rPr>
          <w:sz w:val="22"/>
          <w:szCs w:val="22"/>
        </w:rPr>
        <w:t xml:space="preserve">for services rendered and expenses incurred utilizing the invoice template, travel expense, professional service worksheets, and training documents (see Attachments A-Training for Contractor and Attachment-B Invoice Worksheet). When the contractor is a subcontractor, the primary contract holder is responsible for the review, approval and submission for payment of all invoices submitted under their contract. All communications regarding invoicing from a subcontractor shall be directed through the primary contract holder. </w:t>
      </w:r>
    </w:p>
    <w:p w14:paraId="1EDC86AF" w14:textId="77777777" w:rsidR="00AD6505" w:rsidRPr="00976F6D" w:rsidRDefault="00AD6505" w:rsidP="00AD6505">
      <w:pPr>
        <w:pStyle w:val="Default"/>
        <w:ind w:left="720"/>
        <w:rPr>
          <w:sz w:val="22"/>
          <w:szCs w:val="22"/>
        </w:rPr>
      </w:pPr>
    </w:p>
    <w:p w14:paraId="692559EF" w14:textId="77777777" w:rsidR="00AD6505" w:rsidRPr="00976F6D" w:rsidRDefault="00AD6505" w:rsidP="00AD6505">
      <w:pPr>
        <w:pStyle w:val="Default"/>
        <w:ind w:left="720"/>
        <w:rPr>
          <w:sz w:val="22"/>
          <w:szCs w:val="22"/>
        </w:rPr>
      </w:pPr>
      <w:r w:rsidRPr="00976F6D">
        <w:rPr>
          <w:sz w:val="22"/>
          <w:szCs w:val="22"/>
        </w:rPr>
        <w:t xml:space="preserve">8.11.2 </w:t>
      </w:r>
      <w:r w:rsidR="009E4D22" w:rsidRPr="00976F6D">
        <w:rPr>
          <w:sz w:val="22"/>
          <w:szCs w:val="22"/>
        </w:rPr>
        <w:t>Invoices sho</w:t>
      </w:r>
      <w:r w:rsidR="002A1FA4" w:rsidRPr="00976F6D">
        <w:rPr>
          <w:sz w:val="22"/>
          <w:szCs w:val="22"/>
        </w:rPr>
        <w:t>uld be submitted WITHIN 30 DAYS</w:t>
      </w:r>
      <w:r w:rsidR="009E4D22" w:rsidRPr="00976F6D">
        <w:rPr>
          <w:sz w:val="22"/>
          <w:szCs w:val="22"/>
        </w:rPr>
        <w:t xml:space="preserve"> after all </w:t>
      </w:r>
      <w:r w:rsidR="002A1FA4" w:rsidRPr="00976F6D">
        <w:rPr>
          <w:sz w:val="22"/>
          <w:szCs w:val="22"/>
        </w:rPr>
        <w:t>PQS</w:t>
      </w:r>
      <w:r w:rsidR="009E4D22" w:rsidRPr="00976F6D">
        <w:rPr>
          <w:sz w:val="22"/>
          <w:szCs w:val="22"/>
        </w:rPr>
        <w:t xml:space="preserve"> services are complete and all associated QA documents are submitted. </w:t>
      </w:r>
    </w:p>
    <w:p w14:paraId="3706A308" w14:textId="77777777" w:rsidR="00AD6505" w:rsidRPr="00976F6D" w:rsidRDefault="00AD6505" w:rsidP="00AD6505">
      <w:pPr>
        <w:pStyle w:val="Default"/>
        <w:ind w:left="720"/>
        <w:rPr>
          <w:sz w:val="22"/>
          <w:szCs w:val="22"/>
        </w:rPr>
      </w:pPr>
    </w:p>
    <w:p w14:paraId="20429ACD" w14:textId="708D7725" w:rsidR="009E4D22" w:rsidRPr="00976F6D" w:rsidRDefault="00AD6505" w:rsidP="00AD6505">
      <w:pPr>
        <w:pStyle w:val="Default"/>
        <w:ind w:left="720"/>
        <w:rPr>
          <w:sz w:val="22"/>
          <w:szCs w:val="22"/>
        </w:rPr>
      </w:pPr>
      <w:r w:rsidRPr="00976F6D">
        <w:rPr>
          <w:sz w:val="22"/>
          <w:szCs w:val="22"/>
        </w:rPr>
        <w:t xml:space="preserve">8.11.3 </w:t>
      </w:r>
      <w:r w:rsidR="009E4D22" w:rsidRPr="00976F6D">
        <w:rPr>
          <w:sz w:val="22"/>
          <w:szCs w:val="22"/>
        </w:rPr>
        <w:t xml:space="preserve">After SMART PM approves the invoice, the contractor will submit the final invoice as directed by the contract. </w:t>
      </w:r>
      <w:r w:rsidR="004A528C" w:rsidRPr="00976F6D">
        <w:rPr>
          <w:sz w:val="22"/>
          <w:szCs w:val="22"/>
        </w:rPr>
        <w:t>This prevents invoices requiring rejection and rework when formally submitted for payment.</w:t>
      </w:r>
    </w:p>
    <w:p w14:paraId="36397135" w14:textId="77777777" w:rsidR="009E4D22" w:rsidRPr="00976F6D" w:rsidRDefault="009E4D22" w:rsidP="009E4D22">
      <w:pPr>
        <w:pStyle w:val="Default"/>
        <w:ind w:left="360"/>
        <w:rPr>
          <w:sz w:val="22"/>
          <w:szCs w:val="22"/>
        </w:rPr>
      </w:pPr>
    </w:p>
    <w:p w14:paraId="4F390591" w14:textId="74312071" w:rsidR="009E4D22" w:rsidRPr="003A5183" w:rsidRDefault="00AD6505" w:rsidP="003A5183">
      <w:pPr>
        <w:pStyle w:val="ListParagraph"/>
        <w:spacing w:after="0" w:line="240" w:lineRule="auto"/>
        <w:ind w:left="360"/>
        <w:rPr>
          <w:rFonts w:ascii="Times New Roman" w:eastAsia="Times New Roman" w:hAnsi="Times New Roman" w:cs="Times New Roman"/>
          <w:b/>
        </w:rPr>
      </w:pPr>
      <w:r w:rsidRPr="00976F6D">
        <w:rPr>
          <w:rFonts w:ascii="Times New Roman" w:eastAsia="Times New Roman" w:hAnsi="Times New Roman" w:cs="Times New Roman"/>
        </w:rPr>
        <w:t>8.12</w:t>
      </w:r>
      <w:r w:rsidR="00190ED9" w:rsidRPr="00976F6D">
        <w:rPr>
          <w:rFonts w:ascii="Times New Roman" w:eastAsia="Times New Roman" w:hAnsi="Times New Roman" w:cs="Times New Roman"/>
        </w:rPr>
        <w:t xml:space="preserve"> </w:t>
      </w:r>
      <w:r w:rsidR="009E4D22" w:rsidRPr="00976F6D">
        <w:rPr>
          <w:rFonts w:ascii="Times New Roman" w:eastAsia="Times New Roman" w:hAnsi="Times New Roman" w:cs="Times New Roman"/>
        </w:rPr>
        <w:t>Multi-Sites</w:t>
      </w:r>
      <w:r w:rsidR="003A5183" w:rsidRPr="00976F6D">
        <w:rPr>
          <w:rFonts w:ascii="Times New Roman" w:eastAsia="Times New Roman" w:hAnsi="Times New Roman" w:cs="Times New Roman"/>
        </w:rPr>
        <w:t xml:space="preserve">: </w:t>
      </w:r>
      <w:r w:rsidR="009E4D22" w:rsidRPr="00976F6D">
        <w:rPr>
          <w:rFonts w:ascii="Times New Roman" w:hAnsi="Times New Roman" w:cs="Times New Roman"/>
        </w:rPr>
        <w:t xml:space="preserve">The </w:t>
      </w:r>
      <w:r w:rsidR="009E4D22" w:rsidRPr="007735FE">
        <w:rPr>
          <w:rFonts w:ascii="Times New Roman" w:hAnsi="Times New Roman" w:cs="Times New Roman"/>
          <w:bCs/>
        </w:rPr>
        <w:t>following cities are examples of those with VA sites or sites with</w:t>
      </w:r>
      <w:r w:rsidR="00AC2E24">
        <w:rPr>
          <w:rFonts w:ascii="Times New Roman" w:hAnsi="Times New Roman" w:cs="Times New Roman"/>
          <w:bCs/>
        </w:rPr>
        <w:t>in</w:t>
      </w:r>
      <w:r w:rsidR="009E4D22" w:rsidRPr="007735FE">
        <w:rPr>
          <w:rFonts w:ascii="Times New Roman" w:hAnsi="Times New Roman" w:cs="Times New Roman"/>
          <w:bCs/>
        </w:rPr>
        <w:t xml:space="preserve"> 75 miles that may be used for VA Clinical Trials for ordering period 1 through ordering period </w:t>
      </w:r>
      <w:r w:rsidR="004355E4">
        <w:rPr>
          <w:rFonts w:ascii="Times New Roman" w:hAnsi="Times New Roman" w:cs="Times New Roman"/>
          <w:bCs/>
        </w:rPr>
        <w:t>2</w:t>
      </w:r>
      <w:r w:rsidR="009E4D22" w:rsidRPr="007735FE">
        <w:rPr>
          <w:rFonts w:ascii="Times New Roman" w:hAnsi="Times New Roman" w:cs="Times New Roman"/>
          <w:bCs/>
        </w:rPr>
        <w:t xml:space="preserve">.  </w:t>
      </w:r>
    </w:p>
    <w:p w14:paraId="526513CA" w14:textId="77777777" w:rsidR="00190ED9" w:rsidRDefault="00190ED9" w:rsidP="009E4D22">
      <w:pPr>
        <w:spacing w:after="0" w:line="240" w:lineRule="auto"/>
        <w:ind w:left="360"/>
        <w:rPr>
          <w:rFonts w:ascii="Times New Roman" w:hAnsi="Times New Roman" w:cs="Times New Roman"/>
          <w:bCs/>
        </w:rPr>
      </w:pPr>
    </w:p>
    <w:p w14:paraId="3B4CF15F" w14:textId="77777777" w:rsidR="00190ED9" w:rsidRDefault="00190ED9" w:rsidP="00190ED9">
      <w:pPr>
        <w:spacing w:after="0" w:line="240" w:lineRule="auto"/>
        <w:ind w:firstLine="360"/>
        <w:rPr>
          <w:rFonts w:ascii="Times New Roman" w:hAnsi="Times New Roman" w:cs="Times New Roman"/>
          <w:bCs/>
        </w:rPr>
      </w:pPr>
      <w:r w:rsidRPr="007735FE">
        <w:rPr>
          <w:rFonts w:ascii="Times New Roman" w:hAnsi="Times New Roman" w:cs="Times New Roman"/>
          <w:bCs/>
        </w:rPr>
        <w:t>These sites apply to 1 – 4-day visits with or without pre and post work.</w:t>
      </w:r>
    </w:p>
    <w:p w14:paraId="11D49E09" w14:textId="77777777" w:rsidR="00190ED9" w:rsidRPr="007735FE" w:rsidRDefault="00190ED9" w:rsidP="00190ED9">
      <w:pPr>
        <w:spacing w:after="0" w:line="240" w:lineRule="auto"/>
        <w:ind w:firstLine="360"/>
        <w:rPr>
          <w:rFonts w:ascii="Times New Roman" w:hAnsi="Times New Roman" w:cs="Times New Roman"/>
          <w:bCs/>
        </w:rPr>
      </w:pPr>
    </w:p>
    <w:tbl>
      <w:tblPr>
        <w:tblW w:w="8625" w:type="dxa"/>
        <w:tblLayout w:type="fixed"/>
        <w:tblLook w:val="04A0" w:firstRow="1" w:lastRow="0" w:firstColumn="1" w:lastColumn="0" w:noHBand="0" w:noVBand="1"/>
      </w:tblPr>
      <w:tblGrid>
        <w:gridCol w:w="1428"/>
        <w:gridCol w:w="540"/>
        <w:gridCol w:w="1529"/>
        <w:gridCol w:w="720"/>
        <w:gridCol w:w="1349"/>
        <w:gridCol w:w="720"/>
        <w:gridCol w:w="1619"/>
        <w:gridCol w:w="720"/>
      </w:tblGrid>
      <w:tr w:rsidR="00190ED9" w:rsidRPr="007735FE" w14:paraId="47A42212" w14:textId="77777777" w:rsidTr="003A2142">
        <w:trPr>
          <w:trHeight w:val="315"/>
        </w:trPr>
        <w:tc>
          <w:tcPr>
            <w:tcW w:w="1430" w:type="dxa"/>
            <w:tcBorders>
              <w:top w:val="single" w:sz="8" w:space="0" w:color="000000"/>
              <w:left w:val="single" w:sz="8" w:space="0" w:color="000000"/>
              <w:bottom w:val="single" w:sz="8" w:space="0" w:color="000000"/>
              <w:right w:val="single" w:sz="8" w:space="0" w:color="000000"/>
            </w:tcBorders>
            <w:vAlign w:val="center"/>
            <w:hideMark/>
          </w:tcPr>
          <w:p w14:paraId="24BF6E8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540" w:type="dxa"/>
            <w:tcBorders>
              <w:top w:val="single" w:sz="8" w:space="0" w:color="000000"/>
              <w:left w:val="nil"/>
              <w:bottom w:val="single" w:sz="8" w:space="0" w:color="000000"/>
              <w:right w:val="single" w:sz="4" w:space="0" w:color="auto"/>
            </w:tcBorders>
            <w:vAlign w:val="center"/>
            <w:hideMark/>
          </w:tcPr>
          <w:p w14:paraId="5F00E24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F67D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E4B25F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3FCB8F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2150D12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474441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B661E4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r>
      <w:tr w:rsidR="00190ED9" w:rsidRPr="007735FE" w14:paraId="3DE9A6F9" w14:textId="77777777" w:rsidTr="003A2142">
        <w:trPr>
          <w:trHeight w:val="315"/>
        </w:trPr>
        <w:tc>
          <w:tcPr>
            <w:tcW w:w="1430" w:type="dxa"/>
            <w:tcBorders>
              <w:top w:val="single" w:sz="8" w:space="0" w:color="000000"/>
              <w:left w:val="single" w:sz="8" w:space="0" w:color="000000"/>
              <w:bottom w:val="single" w:sz="8" w:space="0" w:color="000000"/>
              <w:right w:val="single" w:sz="8" w:space="0" w:color="000000"/>
            </w:tcBorders>
            <w:vAlign w:val="center"/>
            <w:hideMark/>
          </w:tcPr>
          <w:p w14:paraId="7EBBE0A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Birmingham </w:t>
            </w:r>
          </w:p>
        </w:tc>
        <w:tc>
          <w:tcPr>
            <w:tcW w:w="540" w:type="dxa"/>
            <w:tcBorders>
              <w:top w:val="single" w:sz="8" w:space="0" w:color="000000"/>
              <w:left w:val="nil"/>
              <w:bottom w:val="single" w:sz="8" w:space="0" w:color="000000"/>
              <w:right w:val="single" w:sz="4" w:space="0" w:color="auto"/>
            </w:tcBorders>
            <w:vAlign w:val="center"/>
            <w:hideMark/>
          </w:tcPr>
          <w:p w14:paraId="08A772B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E99C7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Des Moines</w:t>
            </w:r>
          </w:p>
        </w:tc>
        <w:tc>
          <w:tcPr>
            <w:tcW w:w="720" w:type="dxa"/>
            <w:tcBorders>
              <w:top w:val="single" w:sz="4" w:space="0" w:color="auto"/>
              <w:left w:val="single" w:sz="4" w:space="0" w:color="auto"/>
              <w:bottom w:val="single" w:sz="4" w:space="0" w:color="auto"/>
              <w:right w:val="single" w:sz="4" w:space="0" w:color="auto"/>
            </w:tcBorders>
            <w:vAlign w:val="center"/>
            <w:hideMark/>
          </w:tcPr>
          <w:p w14:paraId="0F2573D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IA</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AD94EA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Fargo</w:t>
            </w:r>
          </w:p>
        </w:tc>
        <w:tc>
          <w:tcPr>
            <w:tcW w:w="720" w:type="dxa"/>
            <w:tcBorders>
              <w:top w:val="single" w:sz="4" w:space="0" w:color="auto"/>
              <w:left w:val="single" w:sz="4" w:space="0" w:color="auto"/>
              <w:bottom w:val="single" w:sz="4" w:space="0" w:color="auto"/>
              <w:right w:val="single" w:sz="4" w:space="0" w:color="auto"/>
            </w:tcBorders>
            <w:vAlign w:val="center"/>
            <w:hideMark/>
          </w:tcPr>
          <w:p w14:paraId="6DAA3C5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6D8FAB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Charleston</w:t>
            </w:r>
          </w:p>
        </w:tc>
        <w:tc>
          <w:tcPr>
            <w:tcW w:w="720" w:type="dxa"/>
            <w:tcBorders>
              <w:top w:val="single" w:sz="4" w:space="0" w:color="auto"/>
              <w:left w:val="single" w:sz="4" w:space="0" w:color="auto"/>
              <w:bottom w:val="single" w:sz="4" w:space="0" w:color="auto"/>
              <w:right w:val="single" w:sz="4" w:space="0" w:color="auto"/>
            </w:tcBorders>
            <w:vAlign w:val="center"/>
            <w:hideMark/>
          </w:tcPr>
          <w:p w14:paraId="3D17321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SC</w:t>
            </w:r>
          </w:p>
        </w:tc>
      </w:tr>
      <w:tr w:rsidR="00190ED9" w:rsidRPr="007735FE" w14:paraId="12E1B4BC"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47B779A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Montgomery</w:t>
            </w:r>
          </w:p>
        </w:tc>
        <w:tc>
          <w:tcPr>
            <w:tcW w:w="540" w:type="dxa"/>
            <w:tcBorders>
              <w:top w:val="nil"/>
              <w:left w:val="nil"/>
              <w:bottom w:val="single" w:sz="8" w:space="0" w:color="000000"/>
              <w:right w:val="single" w:sz="8" w:space="0" w:color="000000"/>
            </w:tcBorders>
            <w:vAlign w:val="center"/>
            <w:hideMark/>
          </w:tcPr>
          <w:p w14:paraId="64C28AF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w:t>
            </w:r>
          </w:p>
        </w:tc>
        <w:tc>
          <w:tcPr>
            <w:tcW w:w="1530" w:type="dxa"/>
            <w:tcBorders>
              <w:top w:val="single" w:sz="4" w:space="0" w:color="auto"/>
              <w:left w:val="nil"/>
              <w:bottom w:val="single" w:sz="8" w:space="0" w:color="000000"/>
              <w:right w:val="single" w:sz="8" w:space="0" w:color="000000"/>
            </w:tcBorders>
            <w:vAlign w:val="center"/>
            <w:hideMark/>
          </w:tcPr>
          <w:p w14:paraId="16598E9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Iowa City</w:t>
            </w:r>
          </w:p>
        </w:tc>
        <w:tc>
          <w:tcPr>
            <w:tcW w:w="720" w:type="dxa"/>
            <w:tcBorders>
              <w:top w:val="single" w:sz="4" w:space="0" w:color="auto"/>
              <w:left w:val="nil"/>
              <w:bottom w:val="single" w:sz="8" w:space="0" w:color="000000"/>
              <w:right w:val="single" w:sz="8" w:space="0" w:color="000000"/>
            </w:tcBorders>
            <w:vAlign w:val="center"/>
            <w:hideMark/>
          </w:tcPr>
          <w:p w14:paraId="04BF98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IA</w:t>
            </w:r>
          </w:p>
        </w:tc>
        <w:tc>
          <w:tcPr>
            <w:tcW w:w="1350" w:type="dxa"/>
            <w:tcBorders>
              <w:top w:val="single" w:sz="4" w:space="0" w:color="auto"/>
              <w:left w:val="nil"/>
              <w:bottom w:val="single" w:sz="8" w:space="0" w:color="000000"/>
              <w:right w:val="single" w:sz="8" w:space="0" w:color="000000"/>
            </w:tcBorders>
            <w:vAlign w:val="center"/>
            <w:hideMark/>
          </w:tcPr>
          <w:p w14:paraId="45533D6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Omaha</w:t>
            </w:r>
          </w:p>
        </w:tc>
        <w:tc>
          <w:tcPr>
            <w:tcW w:w="720" w:type="dxa"/>
            <w:tcBorders>
              <w:top w:val="single" w:sz="4" w:space="0" w:color="auto"/>
              <w:left w:val="nil"/>
              <w:bottom w:val="single" w:sz="8" w:space="0" w:color="000000"/>
              <w:right w:val="single" w:sz="8" w:space="0" w:color="000000"/>
            </w:tcBorders>
            <w:vAlign w:val="center"/>
            <w:hideMark/>
          </w:tcPr>
          <w:p w14:paraId="2566D7A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t>
            </w:r>
          </w:p>
        </w:tc>
        <w:tc>
          <w:tcPr>
            <w:tcW w:w="1620" w:type="dxa"/>
            <w:tcBorders>
              <w:top w:val="single" w:sz="4" w:space="0" w:color="auto"/>
              <w:left w:val="nil"/>
              <w:bottom w:val="single" w:sz="8" w:space="0" w:color="000000"/>
              <w:right w:val="single" w:sz="8" w:space="0" w:color="000000"/>
            </w:tcBorders>
            <w:vAlign w:val="center"/>
            <w:hideMark/>
          </w:tcPr>
          <w:p w14:paraId="756D0A7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Columbia</w:t>
            </w:r>
          </w:p>
        </w:tc>
        <w:tc>
          <w:tcPr>
            <w:tcW w:w="720" w:type="dxa"/>
            <w:tcBorders>
              <w:top w:val="single" w:sz="4" w:space="0" w:color="auto"/>
              <w:left w:val="nil"/>
              <w:bottom w:val="single" w:sz="8" w:space="0" w:color="000000"/>
              <w:right w:val="single" w:sz="8" w:space="0" w:color="000000"/>
            </w:tcBorders>
            <w:vAlign w:val="center"/>
            <w:hideMark/>
          </w:tcPr>
          <w:p w14:paraId="7336A84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SC</w:t>
            </w:r>
          </w:p>
        </w:tc>
      </w:tr>
      <w:tr w:rsidR="00190ED9" w:rsidRPr="007735FE" w14:paraId="0593DC21"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77DF522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Little Rock</w:t>
            </w:r>
          </w:p>
        </w:tc>
        <w:tc>
          <w:tcPr>
            <w:tcW w:w="540" w:type="dxa"/>
            <w:tcBorders>
              <w:top w:val="nil"/>
              <w:left w:val="nil"/>
              <w:bottom w:val="single" w:sz="8" w:space="0" w:color="000000"/>
              <w:right w:val="single" w:sz="8" w:space="0" w:color="000000"/>
            </w:tcBorders>
            <w:vAlign w:val="center"/>
            <w:hideMark/>
          </w:tcPr>
          <w:p w14:paraId="4D5FBBC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AR</w:t>
            </w:r>
          </w:p>
        </w:tc>
        <w:tc>
          <w:tcPr>
            <w:tcW w:w="1530" w:type="dxa"/>
            <w:tcBorders>
              <w:top w:val="nil"/>
              <w:left w:val="nil"/>
              <w:bottom w:val="single" w:sz="8" w:space="0" w:color="000000"/>
              <w:right w:val="single" w:sz="8" w:space="0" w:color="000000"/>
            </w:tcBorders>
            <w:vAlign w:val="center"/>
            <w:hideMark/>
          </w:tcPr>
          <w:p w14:paraId="6CB35C7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Boise</w:t>
            </w:r>
          </w:p>
        </w:tc>
        <w:tc>
          <w:tcPr>
            <w:tcW w:w="720" w:type="dxa"/>
            <w:tcBorders>
              <w:top w:val="nil"/>
              <w:left w:val="nil"/>
              <w:bottom w:val="single" w:sz="8" w:space="0" w:color="000000"/>
              <w:right w:val="single" w:sz="8" w:space="0" w:color="000000"/>
            </w:tcBorders>
            <w:vAlign w:val="center"/>
            <w:hideMark/>
          </w:tcPr>
          <w:p w14:paraId="37F0252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ID</w:t>
            </w:r>
          </w:p>
        </w:tc>
        <w:tc>
          <w:tcPr>
            <w:tcW w:w="1350" w:type="dxa"/>
            <w:tcBorders>
              <w:top w:val="nil"/>
              <w:left w:val="nil"/>
              <w:bottom w:val="single" w:sz="8" w:space="0" w:color="000000"/>
              <w:right w:val="single" w:sz="8" w:space="0" w:color="000000"/>
            </w:tcBorders>
            <w:vAlign w:val="center"/>
            <w:hideMark/>
          </w:tcPr>
          <w:p w14:paraId="12CDA82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Manchester</w:t>
            </w:r>
          </w:p>
        </w:tc>
        <w:tc>
          <w:tcPr>
            <w:tcW w:w="720" w:type="dxa"/>
            <w:tcBorders>
              <w:top w:val="nil"/>
              <w:left w:val="nil"/>
              <w:bottom w:val="single" w:sz="8" w:space="0" w:color="000000"/>
              <w:right w:val="single" w:sz="8" w:space="0" w:color="000000"/>
            </w:tcBorders>
            <w:vAlign w:val="center"/>
            <w:hideMark/>
          </w:tcPr>
          <w:p w14:paraId="76B7A97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NH</w:t>
            </w:r>
          </w:p>
        </w:tc>
        <w:tc>
          <w:tcPr>
            <w:tcW w:w="1620" w:type="dxa"/>
            <w:tcBorders>
              <w:top w:val="nil"/>
              <w:left w:val="nil"/>
              <w:bottom w:val="single" w:sz="8" w:space="0" w:color="000000"/>
              <w:right w:val="single" w:sz="8" w:space="0" w:color="000000"/>
            </w:tcBorders>
            <w:vAlign w:val="center"/>
            <w:hideMark/>
          </w:tcPr>
          <w:p w14:paraId="7EEE26C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Hot Springs</w:t>
            </w:r>
          </w:p>
        </w:tc>
        <w:tc>
          <w:tcPr>
            <w:tcW w:w="720" w:type="dxa"/>
            <w:tcBorders>
              <w:top w:val="nil"/>
              <w:left w:val="nil"/>
              <w:bottom w:val="single" w:sz="8" w:space="0" w:color="000000"/>
              <w:right w:val="single" w:sz="8" w:space="0" w:color="000000"/>
            </w:tcBorders>
            <w:vAlign w:val="center"/>
            <w:hideMark/>
          </w:tcPr>
          <w:p w14:paraId="1151AE2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SD</w:t>
            </w:r>
          </w:p>
        </w:tc>
      </w:tr>
      <w:tr w:rsidR="00190ED9" w:rsidRPr="007735FE" w14:paraId="5DB67CE6"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1470810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Phoenix</w:t>
            </w:r>
          </w:p>
        </w:tc>
        <w:tc>
          <w:tcPr>
            <w:tcW w:w="540" w:type="dxa"/>
            <w:tcBorders>
              <w:top w:val="nil"/>
              <w:left w:val="nil"/>
              <w:bottom w:val="single" w:sz="8" w:space="0" w:color="000000"/>
              <w:right w:val="single" w:sz="8" w:space="0" w:color="000000"/>
            </w:tcBorders>
            <w:vAlign w:val="center"/>
            <w:hideMark/>
          </w:tcPr>
          <w:p w14:paraId="3B13D03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0228084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Chicago</w:t>
            </w:r>
          </w:p>
        </w:tc>
        <w:tc>
          <w:tcPr>
            <w:tcW w:w="720" w:type="dxa"/>
            <w:tcBorders>
              <w:top w:val="nil"/>
              <w:left w:val="nil"/>
              <w:bottom w:val="single" w:sz="8" w:space="0" w:color="000000"/>
              <w:right w:val="single" w:sz="8" w:space="0" w:color="000000"/>
            </w:tcBorders>
            <w:vAlign w:val="center"/>
            <w:hideMark/>
          </w:tcPr>
          <w:p w14:paraId="54D16E8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IL</w:t>
            </w:r>
          </w:p>
        </w:tc>
        <w:tc>
          <w:tcPr>
            <w:tcW w:w="1350" w:type="dxa"/>
            <w:tcBorders>
              <w:top w:val="nil"/>
              <w:left w:val="nil"/>
              <w:bottom w:val="single" w:sz="8" w:space="0" w:color="000000"/>
              <w:right w:val="single" w:sz="8" w:space="0" w:color="000000"/>
            </w:tcBorders>
            <w:vAlign w:val="center"/>
            <w:hideMark/>
          </w:tcPr>
          <w:p w14:paraId="0189B40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Brunswick</w:t>
            </w:r>
          </w:p>
        </w:tc>
        <w:tc>
          <w:tcPr>
            <w:tcW w:w="720" w:type="dxa"/>
            <w:tcBorders>
              <w:top w:val="nil"/>
              <w:left w:val="nil"/>
              <w:bottom w:val="single" w:sz="8" w:space="0" w:color="000000"/>
              <w:right w:val="single" w:sz="8" w:space="0" w:color="000000"/>
            </w:tcBorders>
            <w:vAlign w:val="center"/>
            <w:hideMark/>
          </w:tcPr>
          <w:p w14:paraId="1ACCDEA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NJ</w:t>
            </w:r>
          </w:p>
        </w:tc>
        <w:tc>
          <w:tcPr>
            <w:tcW w:w="1620" w:type="dxa"/>
            <w:tcBorders>
              <w:top w:val="nil"/>
              <w:left w:val="nil"/>
              <w:bottom w:val="single" w:sz="8" w:space="0" w:color="000000"/>
              <w:right w:val="single" w:sz="8" w:space="0" w:color="000000"/>
            </w:tcBorders>
            <w:vAlign w:val="center"/>
            <w:hideMark/>
          </w:tcPr>
          <w:p w14:paraId="4087035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Sioux Falls</w:t>
            </w:r>
          </w:p>
        </w:tc>
        <w:tc>
          <w:tcPr>
            <w:tcW w:w="720" w:type="dxa"/>
            <w:tcBorders>
              <w:top w:val="nil"/>
              <w:left w:val="nil"/>
              <w:bottom w:val="single" w:sz="8" w:space="0" w:color="000000"/>
              <w:right w:val="single" w:sz="8" w:space="0" w:color="000000"/>
            </w:tcBorders>
            <w:vAlign w:val="center"/>
            <w:hideMark/>
          </w:tcPr>
          <w:p w14:paraId="1697EEF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SD</w:t>
            </w:r>
          </w:p>
        </w:tc>
      </w:tr>
      <w:tr w:rsidR="00190ED9" w:rsidRPr="007735FE" w14:paraId="422B74EA"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3CE26C3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Prescott</w:t>
            </w:r>
          </w:p>
        </w:tc>
        <w:tc>
          <w:tcPr>
            <w:tcW w:w="540" w:type="dxa"/>
            <w:tcBorders>
              <w:top w:val="nil"/>
              <w:left w:val="nil"/>
              <w:bottom w:val="single" w:sz="8" w:space="0" w:color="000000"/>
              <w:right w:val="single" w:sz="8" w:space="0" w:color="000000"/>
            </w:tcBorders>
            <w:vAlign w:val="center"/>
            <w:hideMark/>
          </w:tcPr>
          <w:p w14:paraId="555EE3C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345458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Indianapolis</w:t>
            </w:r>
          </w:p>
        </w:tc>
        <w:tc>
          <w:tcPr>
            <w:tcW w:w="720" w:type="dxa"/>
            <w:tcBorders>
              <w:top w:val="nil"/>
              <w:left w:val="nil"/>
              <w:bottom w:val="single" w:sz="8" w:space="0" w:color="000000"/>
              <w:right w:val="single" w:sz="8" w:space="0" w:color="000000"/>
            </w:tcBorders>
            <w:vAlign w:val="center"/>
            <w:hideMark/>
          </w:tcPr>
          <w:p w14:paraId="22D4FEB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w:t>
            </w:r>
          </w:p>
        </w:tc>
        <w:tc>
          <w:tcPr>
            <w:tcW w:w="1350" w:type="dxa"/>
            <w:tcBorders>
              <w:top w:val="nil"/>
              <w:left w:val="nil"/>
              <w:bottom w:val="single" w:sz="8" w:space="0" w:color="000000"/>
              <w:right w:val="single" w:sz="8" w:space="0" w:color="000000"/>
            </w:tcBorders>
            <w:vAlign w:val="center"/>
            <w:hideMark/>
          </w:tcPr>
          <w:p w14:paraId="603CC43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Newark</w:t>
            </w:r>
          </w:p>
        </w:tc>
        <w:tc>
          <w:tcPr>
            <w:tcW w:w="720" w:type="dxa"/>
            <w:tcBorders>
              <w:top w:val="nil"/>
              <w:left w:val="nil"/>
              <w:bottom w:val="single" w:sz="8" w:space="0" w:color="000000"/>
              <w:right w:val="single" w:sz="8" w:space="0" w:color="000000"/>
            </w:tcBorders>
            <w:vAlign w:val="center"/>
            <w:hideMark/>
          </w:tcPr>
          <w:p w14:paraId="164056F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NJ</w:t>
            </w:r>
          </w:p>
        </w:tc>
        <w:tc>
          <w:tcPr>
            <w:tcW w:w="1620" w:type="dxa"/>
            <w:tcBorders>
              <w:top w:val="nil"/>
              <w:left w:val="nil"/>
              <w:bottom w:val="single" w:sz="8" w:space="0" w:color="000000"/>
              <w:right w:val="single" w:sz="8" w:space="0" w:color="000000"/>
            </w:tcBorders>
            <w:vAlign w:val="center"/>
            <w:hideMark/>
          </w:tcPr>
          <w:p w14:paraId="3D55D5B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Memphis</w:t>
            </w:r>
          </w:p>
        </w:tc>
        <w:tc>
          <w:tcPr>
            <w:tcW w:w="720" w:type="dxa"/>
            <w:tcBorders>
              <w:top w:val="nil"/>
              <w:left w:val="nil"/>
              <w:bottom w:val="single" w:sz="8" w:space="0" w:color="000000"/>
              <w:right w:val="single" w:sz="8" w:space="0" w:color="000000"/>
            </w:tcBorders>
            <w:vAlign w:val="center"/>
            <w:hideMark/>
          </w:tcPr>
          <w:p w14:paraId="20F3C07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TN</w:t>
            </w:r>
          </w:p>
        </w:tc>
      </w:tr>
      <w:tr w:rsidR="00190ED9" w:rsidRPr="007735FE" w14:paraId="502844C9"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18310D2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Tucson</w:t>
            </w:r>
          </w:p>
        </w:tc>
        <w:tc>
          <w:tcPr>
            <w:tcW w:w="540" w:type="dxa"/>
            <w:tcBorders>
              <w:top w:val="nil"/>
              <w:left w:val="nil"/>
              <w:bottom w:val="single" w:sz="8" w:space="0" w:color="000000"/>
              <w:right w:val="single" w:sz="8" w:space="0" w:color="000000"/>
            </w:tcBorders>
            <w:vAlign w:val="center"/>
            <w:hideMark/>
          </w:tcPr>
          <w:p w14:paraId="2CD14F7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74E2E6C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Topeka</w:t>
            </w:r>
          </w:p>
        </w:tc>
        <w:tc>
          <w:tcPr>
            <w:tcW w:w="720" w:type="dxa"/>
            <w:tcBorders>
              <w:top w:val="nil"/>
              <w:left w:val="nil"/>
              <w:bottom w:val="single" w:sz="8" w:space="0" w:color="000000"/>
              <w:right w:val="single" w:sz="8" w:space="0" w:color="000000"/>
            </w:tcBorders>
            <w:vAlign w:val="center"/>
            <w:hideMark/>
          </w:tcPr>
          <w:p w14:paraId="3FBBD92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KS</w:t>
            </w:r>
          </w:p>
        </w:tc>
        <w:tc>
          <w:tcPr>
            <w:tcW w:w="1350" w:type="dxa"/>
            <w:tcBorders>
              <w:top w:val="nil"/>
              <w:left w:val="nil"/>
              <w:bottom w:val="single" w:sz="8" w:space="0" w:color="000000"/>
              <w:right w:val="single" w:sz="8" w:space="0" w:color="000000"/>
            </w:tcBorders>
            <w:vAlign w:val="center"/>
            <w:hideMark/>
          </w:tcPr>
          <w:p w14:paraId="2487637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Albuquerque</w:t>
            </w:r>
          </w:p>
        </w:tc>
        <w:tc>
          <w:tcPr>
            <w:tcW w:w="720" w:type="dxa"/>
            <w:tcBorders>
              <w:top w:val="nil"/>
              <w:left w:val="nil"/>
              <w:bottom w:val="single" w:sz="8" w:space="0" w:color="000000"/>
              <w:right w:val="single" w:sz="8" w:space="0" w:color="000000"/>
            </w:tcBorders>
            <w:vAlign w:val="center"/>
            <w:hideMark/>
          </w:tcPr>
          <w:p w14:paraId="78FEECE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NM</w:t>
            </w:r>
          </w:p>
        </w:tc>
        <w:tc>
          <w:tcPr>
            <w:tcW w:w="1620" w:type="dxa"/>
            <w:tcBorders>
              <w:top w:val="nil"/>
              <w:left w:val="nil"/>
              <w:bottom w:val="single" w:sz="8" w:space="0" w:color="000000"/>
              <w:right w:val="single" w:sz="8" w:space="0" w:color="000000"/>
            </w:tcBorders>
            <w:vAlign w:val="center"/>
            <w:hideMark/>
          </w:tcPr>
          <w:p w14:paraId="66D3F1C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Nashville</w:t>
            </w:r>
          </w:p>
        </w:tc>
        <w:tc>
          <w:tcPr>
            <w:tcW w:w="720" w:type="dxa"/>
            <w:tcBorders>
              <w:top w:val="nil"/>
              <w:left w:val="nil"/>
              <w:bottom w:val="single" w:sz="8" w:space="0" w:color="000000"/>
              <w:right w:val="single" w:sz="8" w:space="0" w:color="000000"/>
            </w:tcBorders>
            <w:vAlign w:val="center"/>
            <w:hideMark/>
          </w:tcPr>
          <w:p w14:paraId="6BEF234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TN</w:t>
            </w:r>
          </w:p>
        </w:tc>
      </w:tr>
      <w:tr w:rsidR="00190ED9" w:rsidRPr="007735FE" w14:paraId="69582574"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33E3BAA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Fresno</w:t>
            </w:r>
          </w:p>
        </w:tc>
        <w:tc>
          <w:tcPr>
            <w:tcW w:w="540" w:type="dxa"/>
            <w:tcBorders>
              <w:top w:val="nil"/>
              <w:left w:val="nil"/>
              <w:bottom w:val="single" w:sz="8" w:space="0" w:color="000000"/>
              <w:right w:val="single" w:sz="8" w:space="0" w:color="000000"/>
            </w:tcBorders>
            <w:vAlign w:val="center"/>
            <w:hideMark/>
          </w:tcPr>
          <w:p w14:paraId="427C2DC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30F5CD7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Wichita</w:t>
            </w:r>
          </w:p>
        </w:tc>
        <w:tc>
          <w:tcPr>
            <w:tcW w:w="720" w:type="dxa"/>
            <w:tcBorders>
              <w:top w:val="nil"/>
              <w:left w:val="nil"/>
              <w:bottom w:val="single" w:sz="8" w:space="0" w:color="000000"/>
              <w:right w:val="single" w:sz="8" w:space="0" w:color="000000"/>
            </w:tcBorders>
            <w:vAlign w:val="center"/>
            <w:hideMark/>
          </w:tcPr>
          <w:p w14:paraId="60D9213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KS</w:t>
            </w:r>
          </w:p>
        </w:tc>
        <w:tc>
          <w:tcPr>
            <w:tcW w:w="1350" w:type="dxa"/>
            <w:tcBorders>
              <w:top w:val="nil"/>
              <w:left w:val="nil"/>
              <w:bottom w:val="single" w:sz="8" w:space="0" w:color="000000"/>
              <w:right w:val="single" w:sz="8" w:space="0" w:color="000000"/>
            </w:tcBorders>
            <w:vAlign w:val="center"/>
            <w:hideMark/>
          </w:tcPr>
          <w:p w14:paraId="04DBBE3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Reno</w:t>
            </w:r>
          </w:p>
        </w:tc>
        <w:tc>
          <w:tcPr>
            <w:tcW w:w="720" w:type="dxa"/>
            <w:tcBorders>
              <w:top w:val="nil"/>
              <w:left w:val="nil"/>
              <w:bottom w:val="single" w:sz="8" w:space="0" w:color="000000"/>
              <w:right w:val="single" w:sz="8" w:space="0" w:color="000000"/>
            </w:tcBorders>
            <w:vAlign w:val="center"/>
            <w:hideMark/>
          </w:tcPr>
          <w:p w14:paraId="7D1CA37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NV</w:t>
            </w:r>
          </w:p>
        </w:tc>
        <w:tc>
          <w:tcPr>
            <w:tcW w:w="1620" w:type="dxa"/>
            <w:tcBorders>
              <w:top w:val="nil"/>
              <w:left w:val="nil"/>
              <w:bottom w:val="single" w:sz="8" w:space="0" w:color="000000"/>
              <w:right w:val="single" w:sz="8" w:space="0" w:color="000000"/>
            </w:tcBorders>
            <w:vAlign w:val="center"/>
            <w:hideMark/>
          </w:tcPr>
          <w:p w14:paraId="4EB7C62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Amarillo</w:t>
            </w:r>
          </w:p>
        </w:tc>
        <w:tc>
          <w:tcPr>
            <w:tcW w:w="720" w:type="dxa"/>
            <w:tcBorders>
              <w:top w:val="nil"/>
              <w:left w:val="nil"/>
              <w:bottom w:val="single" w:sz="8" w:space="0" w:color="000000"/>
              <w:right w:val="single" w:sz="8" w:space="0" w:color="000000"/>
            </w:tcBorders>
            <w:vAlign w:val="center"/>
            <w:hideMark/>
          </w:tcPr>
          <w:p w14:paraId="7B39896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40EE521C"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75A1BD7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Diego</w:t>
            </w:r>
          </w:p>
        </w:tc>
        <w:tc>
          <w:tcPr>
            <w:tcW w:w="540" w:type="dxa"/>
            <w:tcBorders>
              <w:top w:val="nil"/>
              <w:left w:val="nil"/>
              <w:bottom w:val="single" w:sz="8" w:space="0" w:color="000000"/>
              <w:right w:val="single" w:sz="8" w:space="0" w:color="000000"/>
            </w:tcBorders>
            <w:vAlign w:val="center"/>
            <w:hideMark/>
          </w:tcPr>
          <w:p w14:paraId="58EE4E6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4942AD0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Lexington</w:t>
            </w:r>
          </w:p>
        </w:tc>
        <w:tc>
          <w:tcPr>
            <w:tcW w:w="720" w:type="dxa"/>
            <w:tcBorders>
              <w:top w:val="nil"/>
              <w:left w:val="nil"/>
              <w:bottom w:val="single" w:sz="8" w:space="0" w:color="000000"/>
              <w:right w:val="single" w:sz="8" w:space="0" w:color="000000"/>
            </w:tcBorders>
            <w:vAlign w:val="center"/>
            <w:hideMark/>
          </w:tcPr>
          <w:p w14:paraId="1DF560D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KY</w:t>
            </w:r>
          </w:p>
        </w:tc>
        <w:tc>
          <w:tcPr>
            <w:tcW w:w="1350" w:type="dxa"/>
            <w:tcBorders>
              <w:top w:val="nil"/>
              <w:left w:val="nil"/>
              <w:bottom w:val="single" w:sz="8" w:space="0" w:color="000000"/>
              <w:right w:val="single" w:sz="8" w:space="0" w:color="000000"/>
            </w:tcBorders>
            <w:vAlign w:val="center"/>
            <w:hideMark/>
          </w:tcPr>
          <w:p w14:paraId="69916D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Las Vegas</w:t>
            </w:r>
          </w:p>
        </w:tc>
        <w:tc>
          <w:tcPr>
            <w:tcW w:w="720" w:type="dxa"/>
            <w:tcBorders>
              <w:top w:val="nil"/>
              <w:left w:val="nil"/>
              <w:bottom w:val="single" w:sz="8" w:space="0" w:color="000000"/>
              <w:right w:val="single" w:sz="8" w:space="0" w:color="000000"/>
            </w:tcBorders>
            <w:vAlign w:val="center"/>
            <w:hideMark/>
          </w:tcPr>
          <w:p w14:paraId="0B258D3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NV</w:t>
            </w:r>
          </w:p>
        </w:tc>
        <w:tc>
          <w:tcPr>
            <w:tcW w:w="1620" w:type="dxa"/>
            <w:tcBorders>
              <w:top w:val="nil"/>
              <w:left w:val="nil"/>
              <w:bottom w:val="single" w:sz="8" w:space="0" w:color="000000"/>
              <w:right w:val="single" w:sz="8" w:space="0" w:color="000000"/>
            </w:tcBorders>
            <w:vAlign w:val="center"/>
            <w:hideMark/>
          </w:tcPr>
          <w:p w14:paraId="3AA6AD7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Big Springs</w:t>
            </w:r>
          </w:p>
        </w:tc>
        <w:tc>
          <w:tcPr>
            <w:tcW w:w="720" w:type="dxa"/>
            <w:tcBorders>
              <w:top w:val="nil"/>
              <w:left w:val="nil"/>
              <w:bottom w:val="single" w:sz="8" w:space="0" w:color="000000"/>
              <w:right w:val="single" w:sz="8" w:space="0" w:color="000000"/>
            </w:tcBorders>
            <w:vAlign w:val="center"/>
            <w:hideMark/>
          </w:tcPr>
          <w:p w14:paraId="2759F3E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7ED6800E"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11D0E5A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Los Angeles</w:t>
            </w:r>
          </w:p>
        </w:tc>
        <w:tc>
          <w:tcPr>
            <w:tcW w:w="540" w:type="dxa"/>
            <w:tcBorders>
              <w:top w:val="nil"/>
              <w:left w:val="nil"/>
              <w:bottom w:val="single" w:sz="8" w:space="0" w:color="000000"/>
              <w:right w:val="single" w:sz="8" w:space="0" w:color="000000"/>
            </w:tcBorders>
            <w:vAlign w:val="center"/>
            <w:hideMark/>
          </w:tcPr>
          <w:p w14:paraId="1607C7B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43863F6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Louisville</w:t>
            </w:r>
          </w:p>
        </w:tc>
        <w:tc>
          <w:tcPr>
            <w:tcW w:w="720" w:type="dxa"/>
            <w:tcBorders>
              <w:top w:val="nil"/>
              <w:left w:val="nil"/>
              <w:bottom w:val="single" w:sz="8" w:space="0" w:color="000000"/>
              <w:right w:val="single" w:sz="8" w:space="0" w:color="000000"/>
            </w:tcBorders>
            <w:vAlign w:val="center"/>
            <w:hideMark/>
          </w:tcPr>
          <w:p w14:paraId="103A3C0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KY</w:t>
            </w:r>
          </w:p>
        </w:tc>
        <w:tc>
          <w:tcPr>
            <w:tcW w:w="1350" w:type="dxa"/>
            <w:tcBorders>
              <w:top w:val="nil"/>
              <w:left w:val="nil"/>
              <w:bottom w:val="single" w:sz="8" w:space="0" w:color="000000"/>
              <w:right w:val="single" w:sz="8" w:space="0" w:color="000000"/>
            </w:tcBorders>
            <w:vAlign w:val="center"/>
            <w:hideMark/>
          </w:tcPr>
          <w:p w14:paraId="251E104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Albany</w:t>
            </w:r>
          </w:p>
        </w:tc>
        <w:tc>
          <w:tcPr>
            <w:tcW w:w="720" w:type="dxa"/>
            <w:tcBorders>
              <w:top w:val="nil"/>
              <w:left w:val="nil"/>
              <w:bottom w:val="single" w:sz="8" w:space="0" w:color="000000"/>
              <w:right w:val="single" w:sz="8" w:space="0" w:color="000000"/>
            </w:tcBorders>
            <w:vAlign w:val="center"/>
            <w:hideMark/>
          </w:tcPr>
          <w:p w14:paraId="0D62E93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269A3ED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Dallas</w:t>
            </w:r>
          </w:p>
        </w:tc>
        <w:tc>
          <w:tcPr>
            <w:tcW w:w="720" w:type="dxa"/>
            <w:tcBorders>
              <w:top w:val="nil"/>
              <w:left w:val="nil"/>
              <w:bottom w:val="single" w:sz="8" w:space="0" w:color="000000"/>
              <w:right w:val="single" w:sz="8" w:space="0" w:color="000000"/>
            </w:tcBorders>
            <w:vAlign w:val="center"/>
            <w:hideMark/>
          </w:tcPr>
          <w:p w14:paraId="0668D59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03A11E1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5FB8B8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Francisco</w:t>
            </w:r>
          </w:p>
        </w:tc>
        <w:tc>
          <w:tcPr>
            <w:tcW w:w="540" w:type="dxa"/>
            <w:tcBorders>
              <w:top w:val="nil"/>
              <w:left w:val="nil"/>
              <w:bottom w:val="single" w:sz="8" w:space="0" w:color="000000"/>
              <w:right w:val="single" w:sz="8" w:space="0" w:color="000000"/>
            </w:tcBorders>
            <w:vAlign w:val="center"/>
            <w:hideMark/>
          </w:tcPr>
          <w:p w14:paraId="1E23956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56284DF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Alexandria</w:t>
            </w:r>
          </w:p>
        </w:tc>
        <w:tc>
          <w:tcPr>
            <w:tcW w:w="720" w:type="dxa"/>
            <w:tcBorders>
              <w:top w:val="nil"/>
              <w:left w:val="nil"/>
              <w:bottom w:val="single" w:sz="8" w:space="0" w:color="000000"/>
              <w:right w:val="single" w:sz="8" w:space="0" w:color="000000"/>
            </w:tcBorders>
            <w:vAlign w:val="center"/>
            <w:hideMark/>
          </w:tcPr>
          <w:p w14:paraId="6343CEA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w:t>
            </w:r>
          </w:p>
        </w:tc>
        <w:tc>
          <w:tcPr>
            <w:tcW w:w="1350" w:type="dxa"/>
            <w:tcBorders>
              <w:top w:val="nil"/>
              <w:left w:val="nil"/>
              <w:bottom w:val="single" w:sz="8" w:space="0" w:color="000000"/>
              <w:right w:val="single" w:sz="8" w:space="0" w:color="000000"/>
            </w:tcBorders>
            <w:vAlign w:val="center"/>
            <w:hideMark/>
          </w:tcPr>
          <w:p w14:paraId="3B5ABE6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Buffalo</w:t>
            </w:r>
          </w:p>
        </w:tc>
        <w:tc>
          <w:tcPr>
            <w:tcW w:w="720" w:type="dxa"/>
            <w:tcBorders>
              <w:top w:val="nil"/>
              <w:left w:val="nil"/>
              <w:bottom w:val="single" w:sz="8" w:space="0" w:color="000000"/>
              <w:right w:val="single" w:sz="8" w:space="0" w:color="000000"/>
            </w:tcBorders>
            <w:vAlign w:val="center"/>
            <w:hideMark/>
          </w:tcPr>
          <w:p w14:paraId="2347F71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1ADF46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Houston</w:t>
            </w:r>
          </w:p>
        </w:tc>
        <w:tc>
          <w:tcPr>
            <w:tcW w:w="720" w:type="dxa"/>
            <w:tcBorders>
              <w:top w:val="nil"/>
              <w:left w:val="nil"/>
              <w:bottom w:val="single" w:sz="8" w:space="0" w:color="000000"/>
              <w:right w:val="single" w:sz="8" w:space="0" w:color="000000"/>
            </w:tcBorders>
            <w:vAlign w:val="center"/>
            <w:hideMark/>
          </w:tcPr>
          <w:p w14:paraId="02B20CC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313C309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70C0C2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Denver</w:t>
            </w:r>
          </w:p>
        </w:tc>
        <w:tc>
          <w:tcPr>
            <w:tcW w:w="540" w:type="dxa"/>
            <w:tcBorders>
              <w:top w:val="nil"/>
              <w:left w:val="nil"/>
              <w:bottom w:val="single" w:sz="8" w:space="0" w:color="000000"/>
              <w:right w:val="single" w:sz="8" w:space="0" w:color="000000"/>
            </w:tcBorders>
            <w:vAlign w:val="center"/>
            <w:hideMark/>
          </w:tcPr>
          <w:p w14:paraId="043A528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w:t>
            </w:r>
          </w:p>
        </w:tc>
        <w:tc>
          <w:tcPr>
            <w:tcW w:w="1530" w:type="dxa"/>
            <w:tcBorders>
              <w:top w:val="nil"/>
              <w:left w:val="nil"/>
              <w:bottom w:val="single" w:sz="8" w:space="0" w:color="000000"/>
              <w:right w:val="single" w:sz="8" w:space="0" w:color="000000"/>
            </w:tcBorders>
            <w:vAlign w:val="center"/>
            <w:hideMark/>
          </w:tcPr>
          <w:p w14:paraId="4C7CDB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Orleans</w:t>
            </w:r>
          </w:p>
        </w:tc>
        <w:tc>
          <w:tcPr>
            <w:tcW w:w="720" w:type="dxa"/>
            <w:tcBorders>
              <w:top w:val="nil"/>
              <w:left w:val="nil"/>
              <w:bottom w:val="single" w:sz="8" w:space="0" w:color="000000"/>
              <w:right w:val="single" w:sz="8" w:space="0" w:color="000000"/>
            </w:tcBorders>
            <w:vAlign w:val="center"/>
            <w:hideMark/>
          </w:tcPr>
          <w:p w14:paraId="6D0F3AD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w:t>
            </w:r>
          </w:p>
        </w:tc>
        <w:tc>
          <w:tcPr>
            <w:tcW w:w="1350" w:type="dxa"/>
            <w:tcBorders>
              <w:top w:val="nil"/>
              <w:left w:val="nil"/>
              <w:bottom w:val="single" w:sz="8" w:space="0" w:color="000000"/>
              <w:right w:val="single" w:sz="8" w:space="0" w:color="000000"/>
            </w:tcBorders>
            <w:vAlign w:val="center"/>
            <w:hideMark/>
          </w:tcPr>
          <w:p w14:paraId="7C50449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York</w:t>
            </w:r>
          </w:p>
        </w:tc>
        <w:tc>
          <w:tcPr>
            <w:tcW w:w="720" w:type="dxa"/>
            <w:tcBorders>
              <w:top w:val="nil"/>
              <w:left w:val="nil"/>
              <w:bottom w:val="single" w:sz="8" w:space="0" w:color="000000"/>
              <w:right w:val="single" w:sz="8" w:space="0" w:color="000000"/>
            </w:tcBorders>
            <w:vAlign w:val="center"/>
            <w:hideMark/>
          </w:tcPr>
          <w:p w14:paraId="2E63EE4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4AB823A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Antonio</w:t>
            </w:r>
          </w:p>
        </w:tc>
        <w:tc>
          <w:tcPr>
            <w:tcW w:w="720" w:type="dxa"/>
            <w:tcBorders>
              <w:top w:val="nil"/>
              <w:left w:val="nil"/>
              <w:bottom w:val="single" w:sz="8" w:space="0" w:color="000000"/>
              <w:right w:val="single" w:sz="8" w:space="0" w:color="000000"/>
            </w:tcBorders>
            <w:vAlign w:val="center"/>
            <w:hideMark/>
          </w:tcPr>
          <w:p w14:paraId="153BC68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56AE1581"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6D20DAE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Haven</w:t>
            </w:r>
          </w:p>
        </w:tc>
        <w:tc>
          <w:tcPr>
            <w:tcW w:w="540" w:type="dxa"/>
            <w:tcBorders>
              <w:top w:val="nil"/>
              <w:left w:val="nil"/>
              <w:bottom w:val="single" w:sz="8" w:space="0" w:color="000000"/>
              <w:right w:val="single" w:sz="8" w:space="0" w:color="000000"/>
            </w:tcBorders>
            <w:vAlign w:val="center"/>
            <w:hideMark/>
          </w:tcPr>
          <w:p w14:paraId="2079FBA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CT</w:t>
            </w:r>
          </w:p>
        </w:tc>
        <w:tc>
          <w:tcPr>
            <w:tcW w:w="1530" w:type="dxa"/>
            <w:tcBorders>
              <w:top w:val="nil"/>
              <w:left w:val="nil"/>
              <w:bottom w:val="single" w:sz="8" w:space="0" w:color="000000"/>
              <w:right w:val="single" w:sz="8" w:space="0" w:color="000000"/>
            </w:tcBorders>
            <w:vAlign w:val="center"/>
            <w:hideMark/>
          </w:tcPr>
          <w:p w14:paraId="02B6F5C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Boston</w:t>
            </w:r>
          </w:p>
        </w:tc>
        <w:tc>
          <w:tcPr>
            <w:tcW w:w="720" w:type="dxa"/>
            <w:tcBorders>
              <w:top w:val="nil"/>
              <w:left w:val="nil"/>
              <w:bottom w:val="single" w:sz="8" w:space="0" w:color="000000"/>
              <w:right w:val="single" w:sz="8" w:space="0" w:color="000000"/>
            </w:tcBorders>
            <w:vAlign w:val="center"/>
            <w:hideMark/>
          </w:tcPr>
          <w:p w14:paraId="3FFFA62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w:t>
            </w:r>
          </w:p>
        </w:tc>
        <w:tc>
          <w:tcPr>
            <w:tcW w:w="1350" w:type="dxa"/>
            <w:tcBorders>
              <w:top w:val="nil"/>
              <w:left w:val="nil"/>
              <w:bottom w:val="single" w:sz="8" w:space="0" w:color="000000"/>
              <w:right w:val="single" w:sz="8" w:space="0" w:color="000000"/>
            </w:tcBorders>
            <w:vAlign w:val="center"/>
            <w:hideMark/>
          </w:tcPr>
          <w:p w14:paraId="4D966F0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Syracuse</w:t>
            </w:r>
          </w:p>
        </w:tc>
        <w:tc>
          <w:tcPr>
            <w:tcW w:w="720" w:type="dxa"/>
            <w:tcBorders>
              <w:top w:val="nil"/>
              <w:left w:val="nil"/>
              <w:bottom w:val="single" w:sz="8" w:space="0" w:color="000000"/>
              <w:right w:val="single" w:sz="8" w:space="0" w:color="000000"/>
            </w:tcBorders>
            <w:vAlign w:val="center"/>
            <w:hideMark/>
          </w:tcPr>
          <w:p w14:paraId="1F2F35B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712D82B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Salt Lake City</w:t>
            </w:r>
          </w:p>
        </w:tc>
        <w:tc>
          <w:tcPr>
            <w:tcW w:w="720" w:type="dxa"/>
            <w:tcBorders>
              <w:top w:val="nil"/>
              <w:left w:val="nil"/>
              <w:bottom w:val="single" w:sz="8" w:space="0" w:color="000000"/>
              <w:right w:val="single" w:sz="8" w:space="0" w:color="000000"/>
            </w:tcBorders>
            <w:vAlign w:val="center"/>
            <w:hideMark/>
          </w:tcPr>
          <w:p w14:paraId="79FC149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UT</w:t>
            </w:r>
          </w:p>
        </w:tc>
      </w:tr>
      <w:tr w:rsidR="00190ED9" w:rsidRPr="007735FE" w14:paraId="33E2C0D2"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6F7BE8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lastRenderedPageBreak/>
              <w:t>Washington</w:t>
            </w:r>
          </w:p>
        </w:tc>
        <w:tc>
          <w:tcPr>
            <w:tcW w:w="540" w:type="dxa"/>
            <w:tcBorders>
              <w:top w:val="nil"/>
              <w:left w:val="nil"/>
              <w:bottom w:val="single" w:sz="8" w:space="0" w:color="000000"/>
              <w:right w:val="single" w:sz="8" w:space="0" w:color="000000"/>
            </w:tcBorders>
            <w:vAlign w:val="center"/>
            <w:hideMark/>
          </w:tcPr>
          <w:p w14:paraId="7F90936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DC</w:t>
            </w:r>
          </w:p>
        </w:tc>
        <w:tc>
          <w:tcPr>
            <w:tcW w:w="1530" w:type="dxa"/>
            <w:tcBorders>
              <w:top w:val="nil"/>
              <w:left w:val="nil"/>
              <w:bottom w:val="single" w:sz="8" w:space="0" w:color="000000"/>
              <w:right w:val="single" w:sz="8" w:space="0" w:color="000000"/>
            </w:tcBorders>
            <w:vAlign w:val="center"/>
            <w:hideMark/>
          </w:tcPr>
          <w:p w14:paraId="6873051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Northampton</w:t>
            </w:r>
          </w:p>
        </w:tc>
        <w:tc>
          <w:tcPr>
            <w:tcW w:w="720" w:type="dxa"/>
            <w:tcBorders>
              <w:top w:val="nil"/>
              <w:left w:val="nil"/>
              <w:bottom w:val="single" w:sz="8" w:space="0" w:color="000000"/>
              <w:right w:val="single" w:sz="8" w:space="0" w:color="000000"/>
            </w:tcBorders>
            <w:vAlign w:val="center"/>
            <w:hideMark/>
          </w:tcPr>
          <w:p w14:paraId="1F984D1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w:t>
            </w:r>
          </w:p>
        </w:tc>
        <w:tc>
          <w:tcPr>
            <w:tcW w:w="1350" w:type="dxa"/>
            <w:tcBorders>
              <w:top w:val="nil"/>
              <w:left w:val="nil"/>
              <w:bottom w:val="single" w:sz="8" w:space="0" w:color="000000"/>
              <w:right w:val="single" w:sz="8" w:space="0" w:color="000000"/>
            </w:tcBorders>
            <w:vAlign w:val="center"/>
            <w:hideMark/>
          </w:tcPr>
          <w:p w14:paraId="30D2CC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Cincinnati</w:t>
            </w:r>
          </w:p>
        </w:tc>
        <w:tc>
          <w:tcPr>
            <w:tcW w:w="720" w:type="dxa"/>
            <w:tcBorders>
              <w:top w:val="nil"/>
              <w:left w:val="nil"/>
              <w:bottom w:val="single" w:sz="8" w:space="0" w:color="000000"/>
              <w:right w:val="single" w:sz="8" w:space="0" w:color="000000"/>
            </w:tcBorders>
            <w:vAlign w:val="center"/>
            <w:hideMark/>
          </w:tcPr>
          <w:p w14:paraId="21F417A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2C3C940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Charlottesville</w:t>
            </w:r>
          </w:p>
        </w:tc>
        <w:tc>
          <w:tcPr>
            <w:tcW w:w="720" w:type="dxa"/>
            <w:tcBorders>
              <w:top w:val="nil"/>
              <w:left w:val="nil"/>
              <w:bottom w:val="single" w:sz="8" w:space="0" w:color="000000"/>
              <w:right w:val="single" w:sz="8" w:space="0" w:color="000000"/>
            </w:tcBorders>
            <w:vAlign w:val="center"/>
            <w:hideMark/>
          </w:tcPr>
          <w:p w14:paraId="2B06832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4CFC5C8B"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1D0BF49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Wilmington</w:t>
            </w:r>
          </w:p>
        </w:tc>
        <w:tc>
          <w:tcPr>
            <w:tcW w:w="540" w:type="dxa"/>
            <w:tcBorders>
              <w:top w:val="nil"/>
              <w:left w:val="nil"/>
              <w:bottom w:val="single" w:sz="8" w:space="0" w:color="000000"/>
              <w:right w:val="single" w:sz="8" w:space="0" w:color="000000"/>
            </w:tcBorders>
            <w:vAlign w:val="center"/>
            <w:hideMark/>
          </w:tcPr>
          <w:p w14:paraId="6EB3C09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w:t>
            </w:r>
          </w:p>
        </w:tc>
        <w:tc>
          <w:tcPr>
            <w:tcW w:w="1530" w:type="dxa"/>
            <w:tcBorders>
              <w:top w:val="nil"/>
              <w:left w:val="nil"/>
              <w:bottom w:val="single" w:sz="8" w:space="0" w:color="000000"/>
              <w:right w:val="single" w:sz="8" w:space="0" w:color="000000"/>
            </w:tcBorders>
            <w:vAlign w:val="center"/>
            <w:hideMark/>
          </w:tcPr>
          <w:p w14:paraId="00F12CD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Baltimore</w:t>
            </w:r>
          </w:p>
        </w:tc>
        <w:tc>
          <w:tcPr>
            <w:tcW w:w="720" w:type="dxa"/>
            <w:tcBorders>
              <w:top w:val="nil"/>
              <w:left w:val="nil"/>
              <w:bottom w:val="single" w:sz="8" w:space="0" w:color="000000"/>
              <w:right w:val="single" w:sz="8" w:space="0" w:color="000000"/>
            </w:tcBorders>
            <w:vAlign w:val="center"/>
            <w:hideMark/>
          </w:tcPr>
          <w:p w14:paraId="3F52EE6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MD</w:t>
            </w:r>
          </w:p>
        </w:tc>
        <w:tc>
          <w:tcPr>
            <w:tcW w:w="1350" w:type="dxa"/>
            <w:tcBorders>
              <w:top w:val="nil"/>
              <w:left w:val="nil"/>
              <w:bottom w:val="single" w:sz="8" w:space="0" w:color="000000"/>
              <w:right w:val="single" w:sz="8" w:space="0" w:color="000000"/>
            </w:tcBorders>
            <w:vAlign w:val="center"/>
            <w:hideMark/>
          </w:tcPr>
          <w:p w14:paraId="6B91CB2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Cleveland</w:t>
            </w:r>
          </w:p>
        </w:tc>
        <w:tc>
          <w:tcPr>
            <w:tcW w:w="720" w:type="dxa"/>
            <w:tcBorders>
              <w:top w:val="nil"/>
              <w:left w:val="nil"/>
              <w:bottom w:val="single" w:sz="8" w:space="0" w:color="000000"/>
              <w:right w:val="single" w:sz="8" w:space="0" w:color="000000"/>
            </w:tcBorders>
            <w:vAlign w:val="center"/>
            <w:hideMark/>
          </w:tcPr>
          <w:p w14:paraId="532A75C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1EF4FD2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Hampton</w:t>
            </w:r>
          </w:p>
        </w:tc>
        <w:tc>
          <w:tcPr>
            <w:tcW w:w="720" w:type="dxa"/>
            <w:tcBorders>
              <w:top w:val="nil"/>
              <w:left w:val="nil"/>
              <w:bottom w:val="single" w:sz="8" w:space="0" w:color="000000"/>
              <w:right w:val="single" w:sz="8" w:space="0" w:color="000000"/>
            </w:tcBorders>
            <w:vAlign w:val="center"/>
            <w:hideMark/>
          </w:tcPr>
          <w:p w14:paraId="37A195C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1C2A743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8772B7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Bay Pines</w:t>
            </w:r>
          </w:p>
        </w:tc>
        <w:tc>
          <w:tcPr>
            <w:tcW w:w="540" w:type="dxa"/>
            <w:tcBorders>
              <w:top w:val="nil"/>
              <w:left w:val="nil"/>
              <w:bottom w:val="single" w:sz="8" w:space="0" w:color="000000"/>
              <w:right w:val="single" w:sz="8" w:space="0" w:color="000000"/>
            </w:tcBorders>
            <w:vAlign w:val="center"/>
            <w:hideMark/>
          </w:tcPr>
          <w:p w14:paraId="5ECC694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62F0715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Detroit</w:t>
            </w:r>
          </w:p>
        </w:tc>
        <w:tc>
          <w:tcPr>
            <w:tcW w:w="720" w:type="dxa"/>
            <w:tcBorders>
              <w:top w:val="nil"/>
              <w:left w:val="nil"/>
              <w:bottom w:val="single" w:sz="8" w:space="0" w:color="000000"/>
              <w:right w:val="single" w:sz="8" w:space="0" w:color="000000"/>
            </w:tcBorders>
            <w:vAlign w:val="center"/>
            <w:hideMark/>
          </w:tcPr>
          <w:p w14:paraId="3D39ADB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w:t>
            </w:r>
          </w:p>
        </w:tc>
        <w:tc>
          <w:tcPr>
            <w:tcW w:w="1350" w:type="dxa"/>
            <w:tcBorders>
              <w:top w:val="nil"/>
              <w:left w:val="nil"/>
              <w:bottom w:val="single" w:sz="8" w:space="0" w:color="000000"/>
              <w:right w:val="single" w:sz="8" w:space="0" w:color="000000"/>
            </w:tcBorders>
            <w:vAlign w:val="center"/>
            <w:hideMark/>
          </w:tcPr>
          <w:p w14:paraId="68CA106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Columbus</w:t>
            </w:r>
          </w:p>
        </w:tc>
        <w:tc>
          <w:tcPr>
            <w:tcW w:w="720" w:type="dxa"/>
            <w:tcBorders>
              <w:top w:val="nil"/>
              <w:left w:val="nil"/>
              <w:bottom w:val="single" w:sz="8" w:space="0" w:color="000000"/>
              <w:right w:val="single" w:sz="8" w:space="0" w:color="000000"/>
            </w:tcBorders>
            <w:vAlign w:val="center"/>
            <w:hideMark/>
          </w:tcPr>
          <w:p w14:paraId="2AE4583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15185E0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Richmond</w:t>
            </w:r>
          </w:p>
        </w:tc>
        <w:tc>
          <w:tcPr>
            <w:tcW w:w="720" w:type="dxa"/>
            <w:tcBorders>
              <w:top w:val="nil"/>
              <w:left w:val="nil"/>
              <w:bottom w:val="single" w:sz="8" w:space="0" w:color="000000"/>
              <w:right w:val="single" w:sz="8" w:space="0" w:color="000000"/>
            </w:tcBorders>
            <w:vAlign w:val="center"/>
            <w:hideMark/>
          </w:tcPr>
          <w:p w14:paraId="62DB8FD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317C6CB2"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23B9298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Gainesville</w:t>
            </w:r>
          </w:p>
        </w:tc>
        <w:tc>
          <w:tcPr>
            <w:tcW w:w="540" w:type="dxa"/>
            <w:tcBorders>
              <w:top w:val="nil"/>
              <w:left w:val="nil"/>
              <w:bottom w:val="single" w:sz="8" w:space="0" w:color="000000"/>
              <w:right w:val="single" w:sz="8" w:space="0" w:color="000000"/>
            </w:tcBorders>
            <w:vAlign w:val="center"/>
            <w:hideMark/>
          </w:tcPr>
          <w:p w14:paraId="117B588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43FFA16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Minneapolis</w:t>
            </w:r>
          </w:p>
        </w:tc>
        <w:tc>
          <w:tcPr>
            <w:tcW w:w="720" w:type="dxa"/>
            <w:tcBorders>
              <w:top w:val="nil"/>
              <w:left w:val="nil"/>
              <w:bottom w:val="single" w:sz="8" w:space="0" w:color="000000"/>
              <w:right w:val="single" w:sz="8" w:space="0" w:color="000000"/>
            </w:tcBorders>
            <w:vAlign w:val="center"/>
            <w:hideMark/>
          </w:tcPr>
          <w:p w14:paraId="40E1053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MN</w:t>
            </w:r>
          </w:p>
        </w:tc>
        <w:tc>
          <w:tcPr>
            <w:tcW w:w="1350" w:type="dxa"/>
            <w:tcBorders>
              <w:top w:val="nil"/>
              <w:left w:val="nil"/>
              <w:bottom w:val="single" w:sz="8" w:space="0" w:color="000000"/>
              <w:right w:val="single" w:sz="8" w:space="0" w:color="000000"/>
            </w:tcBorders>
            <w:vAlign w:val="center"/>
            <w:hideMark/>
          </w:tcPr>
          <w:p w14:paraId="13925D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Dayton</w:t>
            </w:r>
          </w:p>
        </w:tc>
        <w:tc>
          <w:tcPr>
            <w:tcW w:w="720" w:type="dxa"/>
            <w:tcBorders>
              <w:top w:val="nil"/>
              <w:left w:val="nil"/>
              <w:bottom w:val="single" w:sz="8" w:space="0" w:color="000000"/>
              <w:right w:val="single" w:sz="8" w:space="0" w:color="000000"/>
            </w:tcBorders>
            <w:vAlign w:val="center"/>
            <w:hideMark/>
          </w:tcPr>
          <w:p w14:paraId="710AC93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45D75A1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White River Junction</w:t>
            </w:r>
          </w:p>
        </w:tc>
        <w:tc>
          <w:tcPr>
            <w:tcW w:w="720" w:type="dxa"/>
            <w:tcBorders>
              <w:top w:val="nil"/>
              <w:left w:val="nil"/>
              <w:bottom w:val="single" w:sz="8" w:space="0" w:color="000000"/>
              <w:right w:val="single" w:sz="8" w:space="0" w:color="000000"/>
            </w:tcBorders>
            <w:vAlign w:val="center"/>
            <w:hideMark/>
          </w:tcPr>
          <w:p w14:paraId="71A7127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VT</w:t>
            </w:r>
          </w:p>
        </w:tc>
      </w:tr>
      <w:tr w:rsidR="00190ED9" w:rsidRPr="007735FE" w14:paraId="5F803605"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D62C0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Lake City</w:t>
            </w:r>
          </w:p>
        </w:tc>
        <w:tc>
          <w:tcPr>
            <w:tcW w:w="540" w:type="dxa"/>
            <w:tcBorders>
              <w:top w:val="nil"/>
              <w:left w:val="nil"/>
              <w:bottom w:val="single" w:sz="8" w:space="0" w:color="000000"/>
              <w:right w:val="single" w:sz="8" w:space="0" w:color="000000"/>
            </w:tcBorders>
            <w:vAlign w:val="center"/>
            <w:hideMark/>
          </w:tcPr>
          <w:p w14:paraId="2070A4A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1C6A44A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 Louis</w:t>
            </w:r>
          </w:p>
        </w:tc>
        <w:tc>
          <w:tcPr>
            <w:tcW w:w="720" w:type="dxa"/>
            <w:tcBorders>
              <w:top w:val="nil"/>
              <w:left w:val="nil"/>
              <w:bottom w:val="single" w:sz="8" w:space="0" w:color="000000"/>
              <w:right w:val="single" w:sz="8" w:space="0" w:color="000000"/>
            </w:tcBorders>
            <w:vAlign w:val="center"/>
            <w:hideMark/>
          </w:tcPr>
          <w:p w14:paraId="33D8C9A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w:t>
            </w:r>
          </w:p>
        </w:tc>
        <w:tc>
          <w:tcPr>
            <w:tcW w:w="1350" w:type="dxa"/>
            <w:tcBorders>
              <w:top w:val="nil"/>
              <w:left w:val="nil"/>
              <w:bottom w:val="single" w:sz="8" w:space="0" w:color="000000"/>
              <w:right w:val="single" w:sz="8" w:space="0" w:color="000000"/>
            </w:tcBorders>
            <w:vAlign w:val="center"/>
            <w:hideMark/>
          </w:tcPr>
          <w:p w14:paraId="1EBC153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Muskogee</w:t>
            </w:r>
          </w:p>
        </w:tc>
        <w:tc>
          <w:tcPr>
            <w:tcW w:w="720" w:type="dxa"/>
            <w:tcBorders>
              <w:top w:val="nil"/>
              <w:left w:val="nil"/>
              <w:bottom w:val="single" w:sz="8" w:space="0" w:color="000000"/>
              <w:right w:val="single" w:sz="8" w:space="0" w:color="000000"/>
            </w:tcBorders>
            <w:vAlign w:val="center"/>
            <w:hideMark/>
          </w:tcPr>
          <w:p w14:paraId="308665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w:t>
            </w:r>
          </w:p>
        </w:tc>
        <w:tc>
          <w:tcPr>
            <w:tcW w:w="1620" w:type="dxa"/>
            <w:tcBorders>
              <w:top w:val="nil"/>
              <w:left w:val="nil"/>
              <w:bottom w:val="single" w:sz="8" w:space="0" w:color="000000"/>
              <w:right w:val="single" w:sz="8" w:space="0" w:color="000000"/>
            </w:tcBorders>
            <w:vAlign w:val="center"/>
            <w:hideMark/>
          </w:tcPr>
          <w:p w14:paraId="2EEDD1E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Seattle</w:t>
            </w:r>
          </w:p>
        </w:tc>
        <w:tc>
          <w:tcPr>
            <w:tcW w:w="720" w:type="dxa"/>
            <w:tcBorders>
              <w:top w:val="nil"/>
              <w:left w:val="nil"/>
              <w:bottom w:val="single" w:sz="8" w:space="0" w:color="000000"/>
              <w:right w:val="single" w:sz="8" w:space="0" w:color="000000"/>
            </w:tcBorders>
            <w:vAlign w:val="center"/>
            <w:hideMark/>
          </w:tcPr>
          <w:p w14:paraId="749A537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WA</w:t>
            </w:r>
          </w:p>
        </w:tc>
      </w:tr>
      <w:tr w:rsidR="00190ED9" w:rsidRPr="007735FE" w14:paraId="77D259C8"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54A5568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Miami</w:t>
            </w:r>
          </w:p>
        </w:tc>
        <w:tc>
          <w:tcPr>
            <w:tcW w:w="540" w:type="dxa"/>
            <w:tcBorders>
              <w:top w:val="nil"/>
              <w:left w:val="nil"/>
              <w:bottom w:val="single" w:sz="8" w:space="0" w:color="000000"/>
              <w:right w:val="single" w:sz="8" w:space="0" w:color="000000"/>
            </w:tcBorders>
            <w:vAlign w:val="center"/>
            <w:hideMark/>
          </w:tcPr>
          <w:p w14:paraId="65F5446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0D4EB2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Kansas City</w:t>
            </w:r>
          </w:p>
        </w:tc>
        <w:tc>
          <w:tcPr>
            <w:tcW w:w="720" w:type="dxa"/>
            <w:tcBorders>
              <w:top w:val="nil"/>
              <w:left w:val="nil"/>
              <w:bottom w:val="single" w:sz="8" w:space="0" w:color="000000"/>
              <w:right w:val="single" w:sz="8" w:space="0" w:color="000000"/>
            </w:tcBorders>
            <w:vAlign w:val="center"/>
            <w:hideMark/>
          </w:tcPr>
          <w:p w14:paraId="1F2BA56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w:t>
            </w:r>
          </w:p>
        </w:tc>
        <w:tc>
          <w:tcPr>
            <w:tcW w:w="1350" w:type="dxa"/>
            <w:tcBorders>
              <w:top w:val="nil"/>
              <w:left w:val="nil"/>
              <w:bottom w:val="single" w:sz="8" w:space="0" w:color="000000"/>
              <w:right w:val="single" w:sz="8" w:space="0" w:color="000000"/>
            </w:tcBorders>
            <w:vAlign w:val="center"/>
            <w:hideMark/>
          </w:tcPr>
          <w:p w14:paraId="6875F2E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Oklahoma City</w:t>
            </w:r>
          </w:p>
        </w:tc>
        <w:tc>
          <w:tcPr>
            <w:tcW w:w="720" w:type="dxa"/>
            <w:tcBorders>
              <w:top w:val="nil"/>
              <w:left w:val="nil"/>
              <w:bottom w:val="single" w:sz="8" w:space="0" w:color="000000"/>
              <w:right w:val="single" w:sz="8" w:space="0" w:color="000000"/>
            </w:tcBorders>
            <w:vAlign w:val="center"/>
            <w:hideMark/>
          </w:tcPr>
          <w:p w14:paraId="0FF388F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w:t>
            </w:r>
          </w:p>
        </w:tc>
        <w:tc>
          <w:tcPr>
            <w:tcW w:w="1620" w:type="dxa"/>
            <w:tcBorders>
              <w:top w:val="nil"/>
              <w:left w:val="nil"/>
              <w:bottom w:val="single" w:sz="8" w:space="0" w:color="000000"/>
              <w:right w:val="single" w:sz="8" w:space="0" w:color="000000"/>
            </w:tcBorders>
            <w:vAlign w:val="center"/>
            <w:hideMark/>
          </w:tcPr>
          <w:p w14:paraId="0CDB37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Spokane</w:t>
            </w:r>
          </w:p>
        </w:tc>
        <w:tc>
          <w:tcPr>
            <w:tcW w:w="720" w:type="dxa"/>
            <w:tcBorders>
              <w:top w:val="nil"/>
              <w:left w:val="nil"/>
              <w:bottom w:val="single" w:sz="8" w:space="0" w:color="000000"/>
              <w:right w:val="single" w:sz="8" w:space="0" w:color="000000"/>
            </w:tcBorders>
            <w:vAlign w:val="center"/>
            <w:hideMark/>
          </w:tcPr>
          <w:p w14:paraId="50E4E28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WA</w:t>
            </w:r>
          </w:p>
        </w:tc>
      </w:tr>
      <w:tr w:rsidR="00190ED9" w:rsidRPr="007735FE" w14:paraId="4B942ACE"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BCB55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Tampa</w:t>
            </w:r>
          </w:p>
        </w:tc>
        <w:tc>
          <w:tcPr>
            <w:tcW w:w="540" w:type="dxa"/>
            <w:tcBorders>
              <w:top w:val="nil"/>
              <w:left w:val="nil"/>
              <w:bottom w:val="single" w:sz="8" w:space="0" w:color="000000"/>
              <w:right w:val="single" w:sz="8" w:space="0" w:color="000000"/>
            </w:tcBorders>
            <w:vAlign w:val="center"/>
            <w:hideMark/>
          </w:tcPr>
          <w:p w14:paraId="229ED5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426E751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Biloxi</w:t>
            </w:r>
          </w:p>
        </w:tc>
        <w:tc>
          <w:tcPr>
            <w:tcW w:w="720" w:type="dxa"/>
            <w:tcBorders>
              <w:top w:val="nil"/>
              <w:left w:val="nil"/>
              <w:bottom w:val="single" w:sz="8" w:space="0" w:color="000000"/>
              <w:right w:val="single" w:sz="8" w:space="0" w:color="000000"/>
            </w:tcBorders>
            <w:vAlign w:val="center"/>
            <w:hideMark/>
          </w:tcPr>
          <w:p w14:paraId="228EB99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MS</w:t>
            </w:r>
          </w:p>
        </w:tc>
        <w:tc>
          <w:tcPr>
            <w:tcW w:w="1350" w:type="dxa"/>
            <w:tcBorders>
              <w:top w:val="nil"/>
              <w:left w:val="nil"/>
              <w:bottom w:val="single" w:sz="8" w:space="0" w:color="000000"/>
              <w:right w:val="single" w:sz="8" w:space="0" w:color="000000"/>
            </w:tcBorders>
            <w:vAlign w:val="center"/>
            <w:hideMark/>
          </w:tcPr>
          <w:p w14:paraId="5871AAB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Portland</w:t>
            </w:r>
          </w:p>
        </w:tc>
        <w:tc>
          <w:tcPr>
            <w:tcW w:w="720" w:type="dxa"/>
            <w:tcBorders>
              <w:top w:val="nil"/>
              <w:left w:val="nil"/>
              <w:bottom w:val="single" w:sz="8" w:space="0" w:color="000000"/>
              <w:right w:val="single" w:sz="8" w:space="0" w:color="000000"/>
            </w:tcBorders>
            <w:vAlign w:val="center"/>
            <w:hideMark/>
          </w:tcPr>
          <w:p w14:paraId="1BAF33C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OR</w:t>
            </w:r>
          </w:p>
        </w:tc>
        <w:tc>
          <w:tcPr>
            <w:tcW w:w="1620" w:type="dxa"/>
            <w:tcBorders>
              <w:top w:val="nil"/>
              <w:left w:val="nil"/>
              <w:bottom w:val="single" w:sz="8" w:space="0" w:color="000000"/>
              <w:right w:val="single" w:sz="8" w:space="0" w:color="000000"/>
            </w:tcBorders>
            <w:vAlign w:val="center"/>
            <w:hideMark/>
          </w:tcPr>
          <w:p w14:paraId="2B62387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Madison</w:t>
            </w:r>
          </w:p>
        </w:tc>
        <w:tc>
          <w:tcPr>
            <w:tcW w:w="720" w:type="dxa"/>
            <w:tcBorders>
              <w:top w:val="nil"/>
              <w:left w:val="nil"/>
              <w:bottom w:val="single" w:sz="8" w:space="0" w:color="000000"/>
              <w:right w:val="single" w:sz="8" w:space="0" w:color="000000"/>
            </w:tcBorders>
            <w:vAlign w:val="center"/>
            <w:hideMark/>
          </w:tcPr>
          <w:p w14:paraId="721C87D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w:t>
            </w:r>
          </w:p>
        </w:tc>
      </w:tr>
      <w:tr w:rsidR="00190ED9" w:rsidRPr="007735FE" w14:paraId="49A93AFE"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0E3B09A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Atlanta</w:t>
            </w:r>
          </w:p>
        </w:tc>
        <w:tc>
          <w:tcPr>
            <w:tcW w:w="540" w:type="dxa"/>
            <w:tcBorders>
              <w:top w:val="nil"/>
              <w:left w:val="nil"/>
              <w:bottom w:val="single" w:sz="8" w:space="0" w:color="000000"/>
              <w:right w:val="single" w:sz="8" w:space="0" w:color="000000"/>
            </w:tcBorders>
            <w:vAlign w:val="center"/>
            <w:hideMark/>
          </w:tcPr>
          <w:p w14:paraId="09EE76A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1C4AD1D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Jackson</w:t>
            </w:r>
          </w:p>
        </w:tc>
        <w:tc>
          <w:tcPr>
            <w:tcW w:w="720" w:type="dxa"/>
            <w:tcBorders>
              <w:top w:val="nil"/>
              <w:left w:val="nil"/>
              <w:bottom w:val="single" w:sz="8" w:space="0" w:color="000000"/>
              <w:right w:val="single" w:sz="8" w:space="0" w:color="000000"/>
            </w:tcBorders>
            <w:vAlign w:val="center"/>
            <w:hideMark/>
          </w:tcPr>
          <w:p w14:paraId="7D60F1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MS</w:t>
            </w:r>
          </w:p>
        </w:tc>
        <w:tc>
          <w:tcPr>
            <w:tcW w:w="1350" w:type="dxa"/>
            <w:tcBorders>
              <w:top w:val="nil"/>
              <w:left w:val="nil"/>
              <w:bottom w:val="single" w:sz="8" w:space="0" w:color="000000"/>
              <w:right w:val="single" w:sz="8" w:space="0" w:color="000000"/>
            </w:tcBorders>
            <w:vAlign w:val="center"/>
            <w:hideMark/>
          </w:tcPr>
          <w:p w14:paraId="0B1ED2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Philadelphia</w:t>
            </w:r>
          </w:p>
        </w:tc>
        <w:tc>
          <w:tcPr>
            <w:tcW w:w="720" w:type="dxa"/>
            <w:tcBorders>
              <w:top w:val="nil"/>
              <w:left w:val="nil"/>
              <w:bottom w:val="single" w:sz="8" w:space="0" w:color="000000"/>
              <w:right w:val="single" w:sz="8" w:space="0" w:color="000000"/>
            </w:tcBorders>
            <w:vAlign w:val="center"/>
            <w:hideMark/>
          </w:tcPr>
          <w:p w14:paraId="388758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PA</w:t>
            </w:r>
          </w:p>
        </w:tc>
        <w:tc>
          <w:tcPr>
            <w:tcW w:w="1620" w:type="dxa"/>
            <w:tcBorders>
              <w:top w:val="nil"/>
              <w:left w:val="nil"/>
              <w:bottom w:val="single" w:sz="8" w:space="0" w:color="000000"/>
              <w:right w:val="single" w:sz="8" w:space="0" w:color="000000"/>
            </w:tcBorders>
            <w:vAlign w:val="center"/>
            <w:hideMark/>
          </w:tcPr>
          <w:p w14:paraId="3B5C11E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Milwaukee</w:t>
            </w:r>
          </w:p>
        </w:tc>
        <w:tc>
          <w:tcPr>
            <w:tcW w:w="720" w:type="dxa"/>
            <w:tcBorders>
              <w:top w:val="nil"/>
              <w:left w:val="nil"/>
              <w:bottom w:val="single" w:sz="8" w:space="0" w:color="000000"/>
              <w:right w:val="single" w:sz="8" w:space="0" w:color="000000"/>
            </w:tcBorders>
            <w:vAlign w:val="center"/>
            <w:hideMark/>
          </w:tcPr>
          <w:p w14:paraId="5627A3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w:t>
            </w:r>
          </w:p>
        </w:tc>
      </w:tr>
      <w:tr w:rsidR="00190ED9" w:rsidRPr="007735FE" w14:paraId="65D5CD9A"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7C49099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Augusta</w:t>
            </w:r>
          </w:p>
        </w:tc>
        <w:tc>
          <w:tcPr>
            <w:tcW w:w="540" w:type="dxa"/>
            <w:tcBorders>
              <w:top w:val="nil"/>
              <w:left w:val="nil"/>
              <w:bottom w:val="single" w:sz="8" w:space="0" w:color="000000"/>
              <w:right w:val="single" w:sz="8" w:space="0" w:color="000000"/>
            </w:tcBorders>
            <w:vAlign w:val="center"/>
            <w:hideMark/>
          </w:tcPr>
          <w:p w14:paraId="19021EE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01695D1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Asheville</w:t>
            </w:r>
          </w:p>
        </w:tc>
        <w:tc>
          <w:tcPr>
            <w:tcW w:w="720" w:type="dxa"/>
            <w:tcBorders>
              <w:top w:val="nil"/>
              <w:left w:val="nil"/>
              <w:bottom w:val="single" w:sz="8" w:space="0" w:color="000000"/>
              <w:right w:val="single" w:sz="8" w:space="0" w:color="000000"/>
            </w:tcBorders>
            <w:vAlign w:val="center"/>
            <w:hideMark/>
          </w:tcPr>
          <w:p w14:paraId="4225F46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451E0F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Pittsburgh</w:t>
            </w:r>
          </w:p>
        </w:tc>
        <w:tc>
          <w:tcPr>
            <w:tcW w:w="720" w:type="dxa"/>
            <w:tcBorders>
              <w:top w:val="nil"/>
              <w:left w:val="nil"/>
              <w:bottom w:val="single" w:sz="8" w:space="0" w:color="000000"/>
              <w:right w:val="single" w:sz="8" w:space="0" w:color="000000"/>
            </w:tcBorders>
            <w:vAlign w:val="center"/>
            <w:hideMark/>
          </w:tcPr>
          <w:p w14:paraId="2D485EE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PA</w:t>
            </w:r>
          </w:p>
        </w:tc>
        <w:tc>
          <w:tcPr>
            <w:tcW w:w="1620" w:type="dxa"/>
            <w:tcBorders>
              <w:top w:val="nil"/>
              <w:left w:val="nil"/>
              <w:bottom w:val="single" w:sz="8" w:space="0" w:color="000000"/>
              <w:right w:val="single" w:sz="8" w:space="0" w:color="000000"/>
            </w:tcBorders>
            <w:vAlign w:val="center"/>
            <w:hideMark/>
          </w:tcPr>
          <w:p w14:paraId="4C6CCDD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Clarksburg</w:t>
            </w:r>
          </w:p>
        </w:tc>
        <w:tc>
          <w:tcPr>
            <w:tcW w:w="720" w:type="dxa"/>
            <w:tcBorders>
              <w:top w:val="nil"/>
              <w:left w:val="nil"/>
              <w:bottom w:val="single" w:sz="8" w:space="0" w:color="000000"/>
              <w:right w:val="single" w:sz="8" w:space="0" w:color="000000"/>
            </w:tcBorders>
            <w:vAlign w:val="center"/>
            <w:hideMark/>
          </w:tcPr>
          <w:p w14:paraId="0521340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WV</w:t>
            </w:r>
          </w:p>
        </w:tc>
      </w:tr>
      <w:tr w:rsidR="00190ED9" w:rsidRPr="007735FE" w14:paraId="2B4DAEF9"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63D7DB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Decatur</w:t>
            </w:r>
          </w:p>
        </w:tc>
        <w:tc>
          <w:tcPr>
            <w:tcW w:w="540" w:type="dxa"/>
            <w:tcBorders>
              <w:top w:val="nil"/>
              <w:left w:val="nil"/>
              <w:bottom w:val="single" w:sz="8" w:space="0" w:color="000000"/>
              <w:right w:val="single" w:sz="8" w:space="0" w:color="000000"/>
            </w:tcBorders>
            <w:vAlign w:val="center"/>
            <w:hideMark/>
          </w:tcPr>
          <w:p w14:paraId="100C971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4E0E383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Durham</w:t>
            </w:r>
          </w:p>
        </w:tc>
        <w:tc>
          <w:tcPr>
            <w:tcW w:w="720" w:type="dxa"/>
            <w:tcBorders>
              <w:top w:val="nil"/>
              <w:left w:val="nil"/>
              <w:bottom w:val="single" w:sz="8" w:space="0" w:color="000000"/>
              <w:right w:val="single" w:sz="8" w:space="0" w:color="000000"/>
            </w:tcBorders>
            <w:vAlign w:val="center"/>
            <w:hideMark/>
          </w:tcPr>
          <w:p w14:paraId="129023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3EB186B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Juan</w:t>
            </w:r>
          </w:p>
        </w:tc>
        <w:tc>
          <w:tcPr>
            <w:tcW w:w="720" w:type="dxa"/>
            <w:tcBorders>
              <w:top w:val="nil"/>
              <w:left w:val="nil"/>
              <w:bottom w:val="single" w:sz="8" w:space="0" w:color="000000"/>
              <w:right w:val="single" w:sz="8" w:space="0" w:color="000000"/>
            </w:tcBorders>
            <w:vAlign w:val="center"/>
            <w:hideMark/>
          </w:tcPr>
          <w:p w14:paraId="3B89B27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w:t>
            </w:r>
          </w:p>
        </w:tc>
        <w:tc>
          <w:tcPr>
            <w:tcW w:w="1620" w:type="dxa"/>
            <w:tcBorders>
              <w:top w:val="nil"/>
              <w:left w:val="nil"/>
              <w:bottom w:val="single" w:sz="8" w:space="0" w:color="000000"/>
              <w:right w:val="single" w:sz="8" w:space="0" w:color="000000"/>
            </w:tcBorders>
            <w:vAlign w:val="center"/>
            <w:hideMark/>
          </w:tcPr>
          <w:p w14:paraId="2C90112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Martinsburg</w:t>
            </w:r>
          </w:p>
        </w:tc>
        <w:tc>
          <w:tcPr>
            <w:tcW w:w="720" w:type="dxa"/>
            <w:tcBorders>
              <w:top w:val="nil"/>
              <w:left w:val="nil"/>
              <w:bottom w:val="single" w:sz="8" w:space="0" w:color="000000"/>
              <w:right w:val="single" w:sz="8" w:space="0" w:color="000000"/>
            </w:tcBorders>
            <w:vAlign w:val="center"/>
            <w:hideMark/>
          </w:tcPr>
          <w:p w14:paraId="2DEE555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WV</w:t>
            </w:r>
          </w:p>
        </w:tc>
      </w:tr>
      <w:tr w:rsidR="00190ED9" w:rsidRPr="007735FE" w14:paraId="6B4C6243"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5E3E46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Honolulu</w:t>
            </w:r>
          </w:p>
        </w:tc>
        <w:tc>
          <w:tcPr>
            <w:tcW w:w="540" w:type="dxa"/>
            <w:tcBorders>
              <w:top w:val="nil"/>
              <w:left w:val="nil"/>
              <w:bottom w:val="single" w:sz="8" w:space="0" w:color="000000"/>
              <w:right w:val="single" w:sz="8" w:space="0" w:color="000000"/>
            </w:tcBorders>
            <w:vAlign w:val="center"/>
            <w:hideMark/>
          </w:tcPr>
          <w:p w14:paraId="161BA22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HI</w:t>
            </w:r>
          </w:p>
        </w:tc>
        <w:tc>
          <w:tcPr>
            <w:tcW w:w="1530" w:type="dxa"/>
            <w:tcBorders>
              <w:top w:val="nil"/>
              <w:left w:val="nil"/>
              <w:bottom w:val="single" w:sz="8" w:space="0" w:color="000000"/>
              <w:right w:val="single" w:sz="8" w:space="0" w:color="000000"/>
            </w:tcBorders>
            <w:vAlign w:val="center"/>
            <w:hideMark/>
          </w:tcPr>
          <w:p w14:paraId="3D28BC7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Salisbury</w:t>
            </w:r>
          </w:p>
        </w:tc>
        <w:tc>
          <w:tcPr>
            <w:tcW w:w="720" w:type="dxa"/>
            <w:tcBorders>
              <w:top w:val="nil"/>
              <w:left w:val="nil"/>
              <w:bottom w:val="single" w:sz="8" w:space="0" w:color="000000"/>
              <w:right w:val="single" w:sz="8" w:space="0" w:color="000000"/>
            </w:tcBorders>
            <w:vAlign w:val="center"/>
            <w:hideMark/>
          </w:tcPr>
          <w:p w14:paraId="5ED3C6B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7D7B93B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Providence</w:t>
            </w:r>
          </w:p>
        </w:tc>
        <w:tc>
          <w:tcPr>
            <w:tcW w:w="720" w:type="dxa"/>
            <w:tcBorders>
              <w:top w:val="nil"/>
              <w:left w:val="nil"/>
              <w:bottom w:val="single" w:sz="8" w:space="0" w:color="000000"/>
              <w:right w:val="single" w:sz="8" w:space="0" w:color="000000"/>
            </w:tcBorders>
            <w:vAlign w:val="center"/>
            <w:hideMark/>
          </w:tcPr>
          <w:p w14:paraId="08DE3AD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RI</w:t>
            </w:r>
          </w:p>
        </w:tc>
        <w:tc>
          <w:tcPr>
            <w:tcW w:w="1620" w:type="dxa"/>
            <w:tcBorders>
              <w:top w:val="nil"/>
              <w:left w:val="nil"/>
              <w:bottom w:val="single" w:sz="8" w:space="0" w:color="000000"/>
              <w:right w:val="single" w:sz="8" w:space="0" w:color="000000"/>
            </w:tcBorders>
            <w:vAlign w:val="center"/>
            <w:hideMark/>
          </w:tcPr>
          <w:p w14:paraId="5083BA2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Sheridan</w:t>
            </w:r>
          </w:p>
        </w:tc>
        <w:tc>
          <w:tcPr>
            <w:tcW w:w="720" w:type="dxa"/>
            <w:tcBorders>
              <w:top w:val="nil"/>
              <w:left w:val="nil"/>
              <w:bottom w:val="single" w:sz="8" w:space="0" w:color="000000"/>
              <w:right w:val="single" w:sz="8" w:space="0" w:color="000000"/>
            </w:tcBorders>
            <w:vAlign w:val="center"/>
            <w:hideMark/>
          </w:tcPr>
          <w:p w14:paraId="6889033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WY</w:t>
            </w:r>
          </w:p>
        </w:tc>
      </w:tr>
    </w:tbl>
    <w:p w14:paraId="018FC416" w14:textId="77777777" w:rsidR="00190ED9" w:rsidRPr="00976F6D" w:rsidRDefault="00190ED9" w:rsidP="009E4D22">
      <w:pPr>
        <w:spacing w:after="0" w:line="240" w:lineRule="auto"/>
        <w:ind w:left="360"/>
        <w:rPr>
          <w:rFonts w:ascii="Times New Roman" w:hAnsi="Times New Roman" w:cs="Times New Roman"/>
        </w:rPr>
      </w:pPr>
    </w:p>
    <w:p w14:paraId="7E690A9B" w14:textId="77777777" w:rsidR="00F648E7" w:rsidRPr="00976F6D" w:rsidRDefault="00F648E7" w:rsidP="009E4D22">
      <w:pPr>
        <w:spacing w:after="0" w:line="240" w:lineRule="auto"/>
        <w:ind w:left="360"/>
        <w:rPr>
          <w:rFonts w:ascii="Times New Roman" w:hAnsi="Times New Roman" w:cs="Times New Roman"/>
        </w:rPr>
      </w:pPr>
    </w:p>
    <w:p w14:paraId="0573E9C6" w14:textId="77777777" w:rsidR="00C30B78" w:rsidRPr="00976F6D" w:rsidRDefault="00F96181" w:rsidP="00C30B78">
      <w:pPr>
        <w:pStyle w:val="ListParagraph"/>
        <w:spacing w:after="0" w:line="240" w:lineRule="auto"/>
        <w:ind w:left="360"/>
        <w:rPr>
          <w:rFonts w:ascii="Times New Roman" w:hAnsi="Times New Roman" w:cs="Times New Roman"/>
        </w:rPr>
      </w:pPr>
      <w:r w:rsidRPr="00976F6D">
        <w:rPr>
          <w:rFonts w:ascii="Times New Roman" w:hAnsi="Times New Roman" w:cs="Times New Roman"/>
        </w:rPr>
        <w:t>8.13</w:t>
      </w:r>
      <w:r w:rsidR="00916853" w:rsidRPr="00976F6D">
        <w:rPr>
          <w:rFonts w:ascii="Times New Roman" w:hAnsi="Times New Roman" w:cs="Times New Roman"/>
        </w:rPr>
        <w:t xml:space="preserve"> </w:t>
      </w:r>
      <w:r w:rsidR="00F648E7" w:rsidRPr="00976F6D">
        <w:rPr>
          <w:rFonts w:ascii="Times New Roman" w:hAnsi="Times New Roman" w:cs="Times New Roman"/>
        </w:rPr>
        <w:t>Quality Assurance:</w:t>
      </w:r>
      <w:r w:rsidR="00C30B78" w:rsidRPr="00976F6D">
        <w:rPr>
          <w:rFonts w:ascii="Times New Roman" w:hAnsi="Times New Roman" w:cs="Times New Roman"/>
        </w:rPr>
        <w:t xml:space="preserve"> </w:t>
      </w:r>
      <w:r w:rsidR="00F648E7" w:rsidRPr="00976F6D">
        <w:rPr>
          <w:rFonts w:ascii="Times New Roman" w:hAnsi="Times New Roman" w:cs="Times New Roman"/>
        </w:rPr>
        <w:t xml:space="preserve">The contractor shall </w:t>
      </w:r>
      <w:r w:rsidR="00F648E7" w:rsidRPr="00976F6D">
        <w:rPr>
          <w:rFonts w:ascii="Times New Roman" w:hAnsi="Times New Roman" w:cs="Times New Roman"/>
          <w:u w:val="single"/>
        </w:rPr>
        <w:t>detail their internal processes for</w:t>
      </w:r>
      <w:r w:rsidR="00F648E7" w:rsidRPr="00976F6D">
        <w:rPr>
          <w:rFonts w:ascii="Times New Roman" w:hAnsi="Times New Roman" w:cs="Times New Roman"/>
        </w:rPr>
        <w:t xml:space="preserve"> working with a customer with regards to:</w:t>
      </w:r>
    </w:p>
    <w:p w14:paraId="014C6D58" w14:textId="77777777" w:rsidR="00C30B78" w:rsidRPr="00976F6D" w:rsidRDefault="00C30B78" w:rsidP="00C30B78">
      <w:pPr>
        <w:pStyle w:val="ListParagraph"/>
        <w:spacing w:after="0" w:line="240" w:lineRule="auto"/>
        <w:ind w:left="360"/>
        <w:rPr>
          <w:rFonts w:ascii="Times New Roman" w:hAnsi="Times New Roman" w:cs="Times New Roman"/>
        </w:rPr>
      </w:pPr>
    </w:p>
    <w:p w14:paraId="191F71DE" w14:textId="77777777" w:rsidR="00C30B78" w:rsidRPr="00976F6D" w:rsidRDefault="00C30B78" w:rsidP="00C30B78">
      <w:pPr>
        <w:pStyle w:val="ListParagraph"/>
        <w:spacing w:after="0" w:line="240" w:lineRule="auto"/>
        <w:rPr>
          <w:rFonts w:ascii="Times New Roman" w:hAnsi="Times New Roman" w:cs="Times New Roman"/>
        </w:rPr>
      </w:pPr>
      <w:r w:rsidRPr="00976F6D">
        <w:rPr>
          <w:rFonts w:ascii="Times New Roman" w:hAnsi="Times New Roman" w:cs="Times New Roman"/>
        </w:rPr>
        <w:t xml:space="preserve">8.13.1 </w:t>
      </w:r>
      <w:r w:rsidR="00F648E7" w:rsidRPr="00976F6D">
        <w:rPr>
          <w:rFonts w:ascii="Times New Roman" w:hAnsi="Times New Roman" w:cs="Times New Roman"/>
        </w:rPr>
        <w:t>Selection, assignment and evaluation of qualified personnel.</w:t>
      </w:r>
    </w:p>
    <w:p w14:paraId="558C4E98" w14:textId="77777777" w:rsidR="00C30B78" w:rsidRPr="00976F6D" w:rsidRDefault="00C30B78" w:rsidP="00C30B78">
      <w:pPr>
        <w:pStyle w:val="ListParagraph"/>
        <w:spacing w:after="0" w:line="240" w:lineRule="auto"/>
        <w:rPr>
          <w:rFonts w:ascii="Times New Roman" w:hAnsi="Times New Roman" w:cs="Times New Roman"/>
        </w:rPr>
      </w:pPr>
    </w:p>
    <w:p w14:paraId="31686AC3" w14:textId="0703A91E" w:rsidR="00F648E7" w:rsidRDefault="00C30B78" w:rsidP="00C30B78">
      <w:pPr>
        <w:pStyle w:val="ListParagraph"/>
        <w:spacing w:after="0" w:line="240" w:lineRule="auto"/>
        <w:rPr>
          <w:rFonts w:ascii="Times New Roman" w:hAnsi="Times New Roman" w:cs="Times New Roman"/>
        </w:rPr>
      </w:pPr>
      <w:r w:rsidRPr="00976F6D">
        <w:rPr>
          <w:rFonts w:ascii="Times New Roman" w:hAnsi="Times New Roman" w:cs="Times New Roman"/>
        </w:rPr>
        <w:t xml:space="preserve">8.13.2 </w:t>
      </w:r>
      <w:r w:rsidR="00F648E7" w:rsidRPr="00976F6D">
        <w:rPr>
          <w:rFonts w:ascii="Times New Roman" w:hAnsi="Times New Roman" w:cs="Times New Roman"/>
        </w:rPr>
        <w:t>Communication with a customer regarding scheduling, report transmittals, general interface with the customer, etc.</w:t>
      </w:r>
    </w:p>
    <w:p w14:paraId="3CBB57E3" w14:textId="77777777" w:rsidR="00206E15" w:rsidRDefault="00206E15" w:rsidP="00C30B78">
      <w:pPr>
        <w:pStyle w:val="ListParagraph"/>
        <w:spacing w:after="0" w:line="240" w:lineRule="auto"/>
        <w:rPr>
          <w:rFonts w:ascii="Times New Roman" w:hAnsi="Times New Roman" w:cs="Times New Roman"/>
        </w:rPr>
      </w:pPr>
    </w:p>
    <w:p w14:paraId="6896021E" w14:textId="3B7BD401" w:rsidR="00206E15" w:rsidRPr="00976F6D" w:rsidRDefault="00206E15" w:rsidP="00C30B78">
      <w:pPr>
        <w:pStyle w:val="ListParagraph"/>
        <w:spacing w:after="0" w:line="240" w:lineRule="auto"/>
        <w:rPr>
          <w:rFonts w:ascii="Times New Roman" w:hAnsi="Times New Roman" w:cs="Times New Roman"/>
        </w:rPr>
      </w:pPr>
      <w:r>
        <w:rPr>
          <w:rFonts w:ascii="Times New Roman" w:hAnsi="Times New Roman" w:cs="Times New Roman"/>
        </w:rPr>
        <w:t>8.13.3 Quality Assurance Plan shall be provided to the Government five days after award.</w:t>
      </w:r>
    </w:p>
    <w:p w14:paraId="0DD47630" w14:textId="77777777" w:rsidR="00F648E7" w:rsidRPr="00976F6D" w:rsidRDefault="00F648E7" w:rsidP="00F648E7">
      <w:pPr>
        <w:spacing w:after="0" w:line="240" w:lineRule="auto"/>
        <w:ind w:left="360"/>
        <w:rPr>
          <w:rFonts w:ascii="Times New Roman" w:hAnsi="Times New Roman" w:cs="Times New Roman"/>
        </w:rPr>
      </w:pPr>
    </w:p>
    <w:p w14:paraId="2AC6BD85" w14:textId="3F14ADFF" w:rsidR="00F648E7" w:rsidRPr="00976F6D" w:rsidRDefault="00C30B78" w:rsidP="002944C7">
      <w:pPr>
        <w:pStyle w:val="ListParagraph"/>
        <w:spacing w:after="0" w:line="240" w:lineRule="auto"/>
        <w:ind w:left="360"/>
        <w:rPr>
          <w:rFonts w:ascii="Times New Roman" w:hAnsi="Times New Roman" w:cs="Times New Roman"/>
        </w:rPr>
      </w:pPr>
      <w:r w:rsidRPr="00976F6D">
        <w:rPr>
          <w:rFonts w:ascii="Times New Roman" w:hAnsi="Times New Roman" w:cs="Times New Roman"/>
        </w:rPr>
        <w:t>8.14</w:t>
      </w:r>
      <w:r w:rsidR="00916853" w:rsidRPr="00976F6D">
        <w:rPr>
          <w:rFonts w:ascii="Times New Roman" w:hAnsi="Times New Roman" w:cs="Times New Roman"/>
        </w:rPr>
        <w:t xml:space="preserve"> </w:t>
      </w:r>
      <w:r w:rsidR="00F648E7" w:rsidRPr="00976F6D">
        <w:rPr>
          <w:rFonts w:ascii="Times New Roman" w:hAnsi="Times New Roman" w:cs="Times New Roman"/>
        </w:rPr>
        <w:t>Performance Monitoring:</w:t>
      </w:r>
    </w:p>
    <w:p w14:paraId="256165FE" w14:textId="55279FD7" w:rsidR="00F648E7" w:rsidRPr="007735FE" w:rsidRDefault="00F648E7" w:rsidP="00C30B78">
      <w:pPr>
        <w:spacing w:after="0" w:line="240" w:lineRule="auto"/>
        <w:ind w:left="360" w:firstLine="360"/>
        <w:contextualSpacing/>
        <w:rPr>
          <w:rFonts w:ascii="Times New Roman" w:hAnsi="Times New Roman" w:cs="Times New Roman"/>
        </w:rPr>
      </w:pPr>
      <w:r w:rsidRPr="00976F6D">
        <w:rPr>
          <w:rFonts w:ascii="Times New Roman" w:hAnsi="Times New Roman" w:cs="Times New Roman"/>
        </w:rPr>
        <w:t>Refer to Quality Assurance Surveillance</w:t>
      </w:r>
      <w:r w:rsidRPr="007735FE">
        <w:rPr>
          <w:rFonts w:ascii="Times New Roman" w:hAnsi="Times New Roman" w:cs="Times New Roman"/>
        </w:rPr>
        <w:t xml:space="preserve"> Plan</w:t>
      </w:r>
      <w:r w:rsidR="00C30B78">
        <w:rPr>
          <w:rFonts w:ascii="Times New Roman" w:hAnsi="Times New Roman" w:cs="Times New Roman"/>
        </w:rPr>
        <w:t xml:space="preserve"> Attachment A</w:t>
      </w:r>
      <w:r w:rsidRPr="007735FE">
        <w:rPr>
          <w:rFonts w:ascii="Times New Roman" w:hAnsi="Times New Roman" w:cs="Times New Roman"/>
        </w:rPr>
        <w:t>.</w:t>
      </w:r>
    </w:p>
    <w:p w14:paraId="3D1CB554" w14:textId="77777777" w:rsidR="00F648E7" w:rsidRPr="007735FE" w:rsidRDefault="00F648E7" w:rsidP="009E4D22">
      <w:pPr>
        <w:spacing w:after="0" w:line="240" w:lineRule="auto"/>
        <w:ind w:left="360"/>
        <w:rPr>
          <w:rFonts w:ascii="Times New Roman" w:hAnsi="Times New Roman" w:cs="Times New Roman"/>
          <w:bCs/>
        </w:rPr>
      </w:pPr>
    </w:p>
    <w:p w14:paraId="6D3EE51C" w14:textId="77777777" w:rsidR="00A305C0" w:rsidRPr="00976F6D" w:rsidRDefault="005C5F44" w:rsidP="00A305C0">
      <w:pPr>
        <w:spacing w:after="0" w:line="240" w:lineRule="auto"/>
        <w:rPr>
          <w:rFonts w:ascii="Times New Roman" w:hAnsi="Times New Roman" w:cs="Times New Roman"/>
          <w:bCs/>
        </w:rPr>
      </w:pPr>
      <w:r w:rsidRPr="00976F6D">
        <w:rPr>
          <w:rFonts w:ascii="Times New Roman" w:hAnsi="Times New Roman" w:cs="Times New Roman"/>
          <w:bCs/>
        </w:rPr>
        <w:t>9.0 Ordering</w:t>
      </w:r>
    </w:p>
    <w:p w14:paraId="21CCA247" w14:textId="77777777" w:rsidR="00976F6D" w:rsidRPr="00976F6D" w:rsidRDefault="00976F6D" w:rsidP="00A305C0">
      <w:pPr>
        <w:autoSpaceDE w:val="0"/>
        <w:autoSpaceDN w:val="0"/>
        <w:adjustRightInd w:val="0"/>
        <w:spacing w:after="0" w:line="240" w:lineRule="auto"/>
        <w:rPr>
          <w:rFonts w:ascii="Times New Roman" w:hAnsi="Times New Roman" w:cs="Times New Roman"/>
          <w:color w:val="000000"/>
        </w:rPr>
      </w:pPr>
    </w:p>
    <w:p w14:paraId="01AC6301" w14:textId="07C8053A" w:rsidR="00716156" w:rsidRDefault="00A305C0" w:rsidP="00976F6D">
      <w:pPr>
        <w:autoSpaceDE w:val="0"/>
        <w:autoSpaceDN w:val="0"/>
        <w:adjustRightInd w:val="0"/>
        <w:spacing w:after="0" w:line="240" w:lineRule="auto"/>
        <w:ind w:left="360"/>
        <w:rPr>
          <w:rFonts w:ascii="Times New Roman" w:hAnsi="Times New Roman" w:cs="Times New Roman"/>
          <w:color w:val="000000"/>
        </w:rPr>
      </w:pPr>
      <w:r w:rsidRPr="00976F6D">
        <w:rPr>
          <w:rFonts w:ascii="Times New Roman" w:hAnsi="Times New Roman" w:cs="Times New Roman"/>
          <w:color w:val="000000"/>
        </w:rPr>
        <w:t>9.1 All work performed under this contract shall only be performed by the contractor via Government issued task orders award against the base contract.</w:t>
      </w:r>
    </w:p>
    <w:p w14:paraId="6278049B" w14:textId="77777777" w:rsidR="00716156" w:rsidRDefault="00716156" w:rsidP="00976F6D">
      <w:pPr>
        <w:autoSpaceDE w:val="0"/>
        <w:autoSpaceDN w:val="0"/>
        <w:adjustRightInd w:val="0"/>
        <w:spacing w:after="0" w:line="240" w:lineRule="auto"/>
        <w:ind w:left="360"/>
        <w:rPr>
          <w:rFonts w:ascii="Times New Roman" w:hAnsi="Times New Roman" w:cs="Times New Roman"/>
          <w:color w:val="000000"/>
        </w:rPr>
      </w:pPr>
    </w:p>
    <w:p w14:paraId="7BBFA0D5" w14:textId="419D70A9" w:rsidR="00DB606E" w:rsidRDefault="00DB606E"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Blocks </w:t>
      </w:r>
      <w:r w:rsidR="00111DF1">
        <w:rPr>
          <w:rFonts w:ascii="Times New Roman" w:hAnsi="Times New Roman" w:cs="Times New Roman"/>
          <w:color w:val="000000"/>
        </w:rPr>
        <w:t>shall not be</w:t>
      </w:r>
      <w:r w:rsidR="00AF23A5">
        <w:rPr>
          <w:rFonts w:ascii="Times New Roman" w:hAnsi="Times New Roman" w:cs="Times New Roman"/>
          <w:color w:val="000000"/>
        </w:rPr>
        <w:t xml:space="preserve"> ordered in partial quantities. A full block is required for each element</w:t>
      </w:r>
      <w:r>
        <w:rPr>
          <w:rFonts w:ascii="Times New Roman" w:hAnsi="Times New Roman" w:cs="Times New Roman"/>
          <w:color w:val="000000"/>
        </w:rPr>
        <w:t>:</w:t>
      </w:r>
    </w:p>
    <w:p w14:paraId="60F4CEEB" w14:textId="77777777" w:rsidR="00DB606E" w:rsidRDefault="00DB606E" w:rsidP="00976F6D">
      <w:pPr>
        <w:autoSpaceDE w:val="0"/>
        <w:autoSpaceDN w:val="0"/>
        <w:adjustRightInd w:val="0"/>
        <w:spacing w:after="0" w:line="240" w:lineRule="auto"/>
        <w:ind w:left="360"/>
        <w:rPr>
          <w:rFonts w:ascii="Times New Roman" w:hAnsi="Times New Roman" w:cs="Times New Roman"/>
          <w:color w:val="000000"/>
        </w:rPr>
      </w:pPr>
    </w:p>
    <w:p w14:paraId="2549B113" w14:textId="67631B75" w:rsidR="00A305C0" w:rsidRDefault="00DB606E"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Pre/Post time </w:t>
      </w:r>
      <w:r w:rsidR="00A305C0" w:rsidRPr="00976F6D">
        <w:rPr>
          <w:rFonts w:ascii="Times New Roman" w:hAnsi="Times New Roman" w:cs="Times New Roman"/>
          <w:color w:val="000000"/>
        </w:rPr>
        <w:t xml:space="preserve"> </w:t>
      </w:r>
      <w:r w:rsidR="00AF23A5">
        <w:rPr>
          <w:rFonts w:ascii="Times New Roman" w:hAnsi="Times New Roman" w:cs="Times New Roman"/>
          <w:color w:val="000000"/>
        </w:rPr>
        <w:t>= 1 block</w:t>
      </w:r>
    </w:p>
    <w:p w14:paraId="0A2B5916" w14:textId="159E4FF2" w:rsidR="00AF23A5" w:rsidRDefault="00AF23A5"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Portal to Portal Travel = 1 block</w:t>
      </w:r>
    </w:p>
    <w:p w14:paraId="47A9FDB7" w14:textId="45C40CD9" w:rsidR="00AF23A5" w:rsidRDefault="00AF23A5"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On-site= 1 day = 1 block</w:t>
      </w:r>
    </w:p>
    <w:p w14:paraId="3B040A19" w14:textId="77777777" w:rsidR="003577C7" w:rsidRDefault="003577C7" w:rsidP="00976F6D">
      <w:pPr>
        <w:autoSpaceDE w:val="0"/>
        <w:autoSpaceDN w:val="0"/>
        <w:adjustRightInd w:val="0"/>
        <w:spacing w:after="0" w:line="240" w:lineRule="auto"/>
        <w:ind w:left="360"/>
        <w:rPr>
          <w:rFonts w:ascii="Times New Roman" w:hAnsi="Times New Roman" w:cs="Times New Roman"/>
          <w:color w:val="000000"/>
        </w:rPr>
      </w:pPr>
    </w:p>
    <w:p w14:paraId="532710C4" w14:textId="1FB8CCC4" w:rsidR="003577C7" w:rsidRDefault="003577C7"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Should the need arise for more time </w:t>
      </w:r>
      <w:proofErr w:type="gramStart"/>
      <w:r>
        <w:rPr>
          <w:rFonts w:ascii="Times New Roman" w:hAnsi="Times New Roman" w:cs="Times New Roman"/>
          <w:color w:val="000000"/>
        </w:rPr>
        <w:t>as a result of</w:t>
      </w:r>
      <w:proofErr w:type="gramEnd"/>
      <w:r>
        <w:rPr>
          <w:rFonts w:ascii="Times New Roman" w:hAnsi="Times New Roman" w:cs="Times New Roman"/>
          <w:color w:val="000000"/>
        </w:rPr>
        <w:t xml:space="preserve"> an emergency or Government delay, the ability to add additional hours using CLIN 0002, 1002 and 2002 may be allowable based on the agreement of both parties and approved in advance (and funded in advance or approved in advance by the Contracting Officer). </w:t>
      </w:r>
    </w:p>
    <w:p w14:paraId="22449DF6" w14:textId="77777777" w:rsidR="00715D22" w:rsidRDefault="00715D22" w:rsidP="00976F6D">
      <w:pPr>
        <w:autoSpaceDE w:val="0"/>
        <w:autoSpaceDN w:val="0"/>
        <w:adjustRightInd w:val="0"/>
        <w:spacing w:after="0" w:line="240" w:lineRule="auto"/>
        <w:ind w:left="360"/>
        <w:rPr>
          <w:rFonts w:ascii="Times New Roman" w:hAnsi="Times New Roman" w:cs="Times New Roman"/>
          <w:color w:val="000000"/>
        </w:rPr>
      </w:pPr>
    </w:p>
    <w:p w14:paraId="2B609D67" w14:textId="5C5EEED0" w:rsidR="006C0945" w:rsidRPr="007735FE" w:rsidRDefault="00715D22" w:rsidP="00715D22">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color w:val="000000"/>
        </w:rPr>
        <w:t>9.2 Estimate:</w:t>
      </w:r>
      <w:r w:rsidR="00F52F44">
        <w:rPr>
          <w:rFonts w:ascii="Times New Roman" w:hAnsi="Times New Roman" w:cs="Times New Roman"/>
          <w:color w:val="000000"/>
        </w:rPr>
        <w:t xml:space="preserve"> </w:t>
      </w:r>
    </w:p>
    <w:tbl>
      <w:tblPr>
        <w:tblStyle w:val="TableGrid"/>
        <w:tblW w:w="0" w:type="auto"/>
        <w:tblLook w:val="04A0" w:firstRow="1" w:lastRow="0" w:firstColumn="1" w:lastColumn="0" w:noHBand="0" w:noVBand="1"/>
      </w:tblPr>
      <w:tblGrid>
        <w:gridCol w:w="919"/>
        <w:gridCol w:w="5556"/>
        <w:gridCol w:w="1350"/>
      </w:tblGrid>
      <w:tr w:rsidR="002E7ACF" w:rsidRPr="007735FE" w14:paraId="20A8C9D3"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34832FF1"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lastRenderedPageBreak/>
              <w:t>CLIN</w:t>
            </w:r>
          </w:p>
        </w:tc>
        <w:tc>
          <w:tcPr>
            <w:tcW w:w="5556" w:type="dxa"/>
            <w:tcBorders>
              <w:top w:val="single" w:sz="4" w:space="0" w:color="auto"/>
              <w:left w:val="single" w:sz="4" w:space="0" w:color="auto"/>
              <w:bottom w:val="single" w:sz="4" w:space="0" w:color="auto"/>
              <w:right w:val="single" w:sz="4" w:space="0" w:color="auto"/>
            </w:tcBorders>
            <w:hideMark/>
          </w:tcPr>
          <w:p w14:paraId="27D2FAE2" w14:textId="657FAA3F" w:rsidR="002E7ACF" w:rsidRPr="007735FE" w:rsidRDefault="004701E2"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1321B595" w14:textId="066D4B7D"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sidR="006060F0">
              <w:rPr>
                <w:rFonts w:ascii="Times New Roman" w:eastAsia="Times New Roman" w:hAnsi="Times New Roman" w:cs="Times New Roman"/>
                <w:b/>
              </w:rPr>
              <w:t xml:space="preserve"> of days</w:t>
            </w:r>
          </w:p>
        </w:tc>
      </w:tr>
      <w:tr w:rsidR="002E7ACF" w:rsidRPr="007735FE" w14:paraId="67D8BA7A"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16CFB489"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eastAsia="Times New Roman" w:hAnsi="Times New Roman" w:cs="Times New Roman"/>
              </w:rPr>
              <w:t>0001</w:t>
            </w:r>
          </w:p>
        </w:tc>
        <w:tc>
          <w:tcPr>
            <w:tcW w:w="5556" w:type="dxa"/>
            <w:tcBorders>
              <w:top w:val="single" w:sz="4" w:space="0" w:color="auto"/>
              <w:left w:val="single" w:sz="4" w:space="0" w:color="auto"/>
              <w:bottom w:val="single" w:sz="4" w:space="0" w:color="auto"/>
              <w:right w:val="single" w:sz="4" w:space="0" w:color="auto"/>
            </w:tcBorders>
            <w:hideMark/>
          </w:tcPr>
          <w:p w14:paraId="6DA07C10" w14:textId="77777777" w:rsidR="00257FEC"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Clinical Research Quality Assurance Visits               </w:t>
            </w:r>
          </w:p>
          <w:p w14:paraId="29886FBD" w14:textId="4ECC4927" w:rsidR="00257FEC"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-Pre/Post time = QTY 1</w:t>
            </w:r>
            <w:r w:rsidR="00AF23A5">
              <w:rPr>
                <w:rFonts w:ascii="Times New Roman" w:hAnsi="Times New Roman" w:cs="Times New Roman"/>
                <w:bCs/>
              </w:rPr>
              <w:t xml:space="preserve"> block</w:t>
            </w:r>
            <w:r w:rsidRPr="00257FEC">
              <w:rPr>
                <w:rFonts w:ascii="Times New Roman" w:hAnsi="Times New Roman" w:cs="Times New Roman"/>
                <w:bCs/>
              </w:rPr>
              <w:t xml:space="preserve"> (limited to one per visit unless approved by COR)                                                                         -On-site = 1 day = QTY 1</w:t>
            </w:r>
            <w:r w:rsidR="00AF23A5">
              <w:rPr>
                <w:rFonts w:ascii="Times New Roman" w:hAnsi="Times New Roman" w:cs="Times New Roman"/>
                <w:bCs/>
              </w:rPr>
              <w:t xml:space="preserve"> block</w:t>
            </w:r>
            <w:r w:rsidRPr="00257FEC">
              <w:rPr>
                <w:rFonts w:ascii="Times New Roman" w:hAnsi="Times New Roman" w:cs="Times New Roman"/>
                <w:bCs/>
              </w:rPr>
              <w:t xml:space="preserve">                                   </w:t>
            </w:r>
          </w:p>
          <w:p w14:paraId="74FF41BB" w14:textId="4FF7CEEC" w:rsidR="002E7ACF" w:rsidRPr="004701E2"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257FEC">
              <w:rPr>
                <w:rFonts w:ascii="Times New Roman" w:hAnsi="Times New Roman" w:cs="Times New Roman"/>
                <w:bCs/>
              </w:rPr>
              <w:t xml:space="preserve">-Portal-to-portal travel time = QTY 1 </w:t>
            </w:r>
            <w:r w:rsidR="00AF23A5">
              <w:rPr>
                <w:rFonts w:ascii="Times New Roman" w:hAnsi="Times New Roman" w:cs="Times New Roman"/>
                <w:bCs/>
              </w:rPr>
              <w:t xml:space="preserve">block </w:t>
            </w:r>
            <w:r w:rsidRPr="00257FEC">
              <w:rPr>
                <w:rFonts w:ascii="Times New Roman" w:hAnsi="Times New Roman" w:cs="Times New Roman"/>
                <w:bCs/>
              </w:rPr>
              <w:t>(limited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3F347329" w14:textId="3D5F9732"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 xml:space="preserve">or </w:t>
            </w:r>
            <w:r w:rsidR="00FC5842">
              <w:rPr>
                <w:rFonts w:ascii="Times New Roman" w:hAnsi="Times New Roman" w:cs="Times New Roman"/>
                <w:color w:val="000000"/>
              </w:rPr>
              <w:t xml:space="preserve">475 </w:t>
            </w:r>
            <w:r w:rsidR="00FC4AF2">
              <w:rPr>
                <w:rFonts w:ascii="Times New Roman" w:hAnsi="Times New Roman" w:cs="Times New Roman"/>
                <w:color w:val="000000"/>
              </w:rPr>
              <w:t xml:space="preserve"> </w:t>
            </w:r>
            <w:r w:rsidR="00FC5842">
              <w:rPr>
                <w:rFonts w:ascii="Times New Roman" w:hAnsi="Times New Roman" w:cs="Times New Roman"/>
                <w:color w:val="000000"/>
              </w:rPr>
              <w:t>block</w:t>
            </w:r>
          </w:p>
        </w:tc>
      </w:tr>
      <w:tr w:rsidR="002E7ACF" w:rsidRPr="007735FE" w14:paraId="1A24C5D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7D0BE415" w14:textId="0BA9618C"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000</w:t>
            </w:r>
            <w:r w:rsidR="00257FEC">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4C39F96A" w14:textId="7C0FE99C" w:rsidR="002E7ACF" w:rsidRPr="004701E2" w:rsidRDefault="002E7ACF" w:rsidP="00013B94">
            <w:pPr>
              <w:contextualSpacing/>
              <w:rPr>
                <w:rFonts w:ascii="Times New Roman" w:hAnsi="Times New Roman" w:cs="Times New Roman"/>
                <w:bCs/>
              </w:rPr>
            </w:pPr>
            <w:r w:rsidRPr="004701E2">
              <w:rPr>
                <w:rFonts w:ascii="Times New Roman" w:hAnsi="Times New Roman" w:cs="Times New Roman"/>
                <w:bCs/>
              </w:rPr>
              <w:t>Monitoring Services (GCP PQ Support)</w:t>
            </w:r>
          </w:p>
          <w:p w14:paraId="672234CB" w14:textId="77777777" w:rsidR="002E7ACF" w:rsidRPr="004701E2" w:rsidRDefault="002E7ACF" w:rsidP="004F3C50">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007723AB"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6060F0" w:rsidRPr="007735FE" w14:paraId="4984BA0E" w14:textId="77777777" w:rsidTr="00F94FE1">
        <w:tc>
          <w:tcPr>
            <w:tcW w:w="919" w:type="dxa"/>
            <w:tcBorders>
              <w:top w:val="single" w:sz="4" w:space="0" w:color="auto"/>
              <w:left w:val="single" w:sz="4" w:space="0" w:color="auto"/>
              <w:bottom w:val="single" w:sz="4" w:space="0" w:color="auto"/>
              <w:right w:val="single" w:sz="4" w:space="0" w:color="auto"/>
            </w:tcBorders>
          </w:tcPr>
          <w:p w14:paraId="1BBD71C1" w14:textId="0981F6E4" w:rsidR="006060F0" w:rsidRPr="007735FE" w:rsidRDefault="006060F0"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000</w:t>
            </w:r>
            <w:r w:rsidR="00257FEC">
              <w:rPr>
                <w:rFonts w:ascii="Times New Roman" w:hAnsi="Times New Roman" w:cs="Times New Roman"/>
                <w:color w:val="000000"/>
              </w:rPr>
              <w:t>3</w:t>
            </w:r>
            <w:r>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tcPr>
          <w:p w14:paraId="4DC1C6E3" w14:textId="4BBD641B" w:rsidR="006060F0" w:rsidRPr="004701E2" w:rsidRDefault="006060F0" w:rsidP="00013B94">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1DF7E123" w14:textId="7DC74BB2" w:rsidR="006060F0" w:rsidRPr="007735FE" w:rsidRDefault="006060F0"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0FC6905E" w14:textId="77777777" w:rsidR="006C0945" w:rsidRDefault="006C0945" w:rsidP="006C0945">
      <w:pPr>
        <w:pStyle w:val="Footer"/>
        <w:spacing w:after="120"/>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9"/>
        <w:gridCol w:w="5556"/>
        <w:gridCol w:w="1350"/>
      </w:tblGrid>
      <w:tr w:rsidR="00FB55AE" w:rsidRPr="007735FE" w14:paraId="6C680D15"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4F450532"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CLIN</w:t>
            </w:r>
          </w:p>
        </w:tc>
        <w:tc>
          <w:tcPr>
            <w:tcW w:w="5556" w:type="dxa"/>
            <w:tcBorders>
              <w:top w:val="single" w:sz="4" w:space="0" w:color="auto"/>
              <w:left w:val="single" w:sz="4" w:space="0" w:color="auto"/>
              <w:bottom w:val="single" w:sz="4" w:space="0" w:color="auto"/>
              <w:right w:val="single" w:sz="4" w:space="0" w:color="auto"/>
            </w:tcBorders>
            <w:hideMark/>
          </w:tcPr>
          <w:p w14:paraId="25E5319F"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64AD6E29"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Pr>
                <w:rFonts w:ascii="Times New Roman" w:eastAsia="Times New Roman" w:hAnsi="Times New Roman" w:cs="Times New Roman"/>
                <w:b/>
              </w:rPr>
              <w:t xml:space="preserve"> of days</w:t>
            </w:r>
          </w:p>
        </w:tc>
      </w:tr>
      <w:tr w:rsidR="00FB55AE" w:rsidRPr="007735FE" w14:paraId="62A574F1"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6ECAD7EF" w14:textId="1DD54EEC"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eastAsia="Times New Roman" w:hAnsi="Times New Roman" w:cs="Times New Roman"/>
              </w:rPr>
              <w:t>1</w:t>
            </w:r>
            <w:r w:rsidRPr="007735FE">
              <w:rPr>
                <w:rFonts w:ascii="Times New Roman" w:eastAsia="Times New Roman" w:hAnsi="Times New Roman" w:cs="Times New Roman"/>
              </w:rPr>
              <w:t>001</w:t>
            </w:r>
          </w:p>
        </w:tc>
        <w:tc>
          <w:tcPr>
            <w:tcW w:w="5556" w:type="dxa"/>
            <w:tcBorders>
              <w:top w:val="single" w:sz="4" w:space="0" w:color="auto"/>
              <w:left w:val="single" w:sz="4" w:space="0" w:color="auto"/>
              <w:bottom w:val="single" w:sz="4" w:space="0" w:color="auto"/>
              <w:right w:val="single" w:sz="4" w:space="0" w:color="auto"/>
            </w:tcBorders>
            <w:hideMark/>
          </w:tcPr>
          <w:p w14:paraId="1AF5D9A2" w14:textId="77777777" w:rsidR="00257FEC"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Clinical Research Quality Assurance Visits               </w:t>
            </w:r>
          </w:p>
          <w:p w14:paraId="64AAE7FA" w14:textId="07A1415D" w:rsidR="00257FEC"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-Pre/Post time = QTY 1 </w:t>
            </w:r>
            <w:r>
              <w:rPr>
                <w:rFonts w:ascii="Times New Roman" w:hAnsi="Times New Roman" w:cs="Times New Roman"/>
                <w:bCs/>
              </w:rPr>
              <w:t>Block</w:t>
            </w:r>
            <w:r w:rsidRPr="00257FEC">
              <w:rPr>
                <w:rFonts w:ascii="Times New Roman" w:hAnsi="Times New Roman" w:cs="Times New Roman"/>
                <w:bCs/>
              </w:rPr>
              <w:t xml:space="preserve">(limited to one per visit unless approved by COR)                                                                         -On-site = 1 day = QTY 1 </w:t>
            </w:r>
            <w:r>
              <w:rPr>
                <w:rFonts w:ascii="Times New Roman" w:hAnsi="Times New Roman" w:cs="Times New Roman"/>
                <w:bCs/>
              </w:rPr>
              <w:t>Block</w:t>
            </w:r>
            <w:r w:rsidRPr="00257FEC">
              <w:rPr>
                <w:rFonts w:ascii="Times New Roman" w:hAnsi="Times New Roman" w:cs="Times New Roman"/>
                <w:bCs/>
              </w:rPr>
              <w:t xml:space="preserve">                                  </w:t>
            </w:r>
          </w:p>
          <w:p w14:paraId="76CAEF05" w14:textId="59E94DFC" w:rsidR="00FB55AE" w:rsidRPr="004701E2"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257FEC">
              <w:rPr>
                <w:rFonts w:ascii="Times New Roman" w:hAnsi="Times New Roman" w:cs="Times New Roman"/>
                <w:bCs/>
              </w:rPr>
              <w:t>-Portal-to-portal travel time = QTY 1</w:t>
            </w:r>
            <w:r>
              <w:rPr>
                <w:rFonts w:ascii="Times New Roman" w:hAnsi="Times New Roman" w:cs="Times New Roman"/>
                <w:bCs/>
              </w:rPr>
              <w:t>Block</w:t>
            </w:r>
            <w:r w:rsidRPr="00257FEC">
              <w:rPr>
                <w:rFonts w:ascii="Times New Roman" w:hAnsi="Times New Roman" w:cs="Times New Roman"/>
                <w:bCs/>
              </w:rPr>
              <w:t xml:space="preserve"> (limited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6240951D" w14:textId="6661AF7C"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or</w:t>
            </w:r>
            <w:r w:rsidR="000A288E">
              <w:rPr>
                <w:rFonts w:ascii="Times New Roman" w:hAnsi="Times New Roman" w:cs="Times New Roman"/>
                <w:color w:val="000000"/>
              </w:rPr>
              <w:t xml:space="preserve"> 475 blocks</w:t>
            </w:r>
          </w:p>
        </w:tc>
      </w:tr>
      <w:tr w:rsidR="00FB55AE" w:rsidRPr="007735FE" w14:paraId="053CDC39"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5991872D" w14:textId="65BF1D4B"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hAnsi="Times New Roman" w:cs="Times New Roman"/>
                <w:color w:val="000000"/>
              </w:rPr>
              <w:t>1</w:t>
            </w:r>
            <w:r w:rsidRPr="007735FE">
              <w:rPr>
                <w:rFonts w:ascii="Times New Roman" w:hAnsi="Times New Roman" w:cs="Times New Roman"/>
                <w:color w:val="000000"/>
              </w:rPr>
              <w:t>00</w:t>
            </w:r>
            <w:r w:rsidR="00716156">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3EFBBB17" w14:textId="6FD3A88D"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Monitoring Services (GCP PQ Support)</w:t>
            </w:r>
          </w:p>
          <w:p w14:paraId="5A4530DA" w14:textId="77777777"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2B7010AF"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FB55AE" w:rsidRPr="007735FE" w14:paraId="7C78DACF" w14:textId="77777777" w:rsidTr="00F94FE1">
        <w:tc>
          <w:tcPr>
            <w:tcW w:w="919" w:type="dxa"/>
            <w:tcBorders>
              <w:top w:val="single" w:sz="4" w:space="0" w:color="auto"/>
              <w:left w:val="single" w:sz="4" w:space="0" w:color="auto"/>
              <w:bottom w:val="single" w:sz="4" w:space="0" w:color="auto"/>
              <w:right w:val="single" w:sz="4" w:space="0" w:color="auto"/>
            </w:tcBorders>
          </w:tcPr>
          <w:p w14:paraId="0AD93799" w14:textId="25F60F0D"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100</w:t>
            </w:r>
            <w:r w:rsidR="00716156">
              <w:rPr>
                <w:rFonts w:ascii="Times New Roman" w:hAnsi="Times New Roman" w:cs="Times New Roman"/>
                <w:color w:val="000000"/>
              </w:rPr>
              <w:t>3</w:t>
            </w:r>
            <w:r>
              <w:rPr>
                <w:rFonts w:ascii="Times New Roman" w:hAnsi="Times New Roman" w:cs="Times New Roman"/>
                <w:color w:val="000000"/>
              </w:rPr>
              <w:t xml:space="preserve"> </w:t>
            </w:r>
            <w:r w:rsidR="00716156">
              <w:rPr>
                <w:rFonts w:ascii="Times New Roman" w:hAnsi="Times New Roman" w:cs="Times New Roman"/>
                <w:color w:val="000000"/>
              </w:rPr>
              <w:t>=</w:t>
            </w:r>
          </w:p>
        </w:tc>
        <w:tc>
          <w:tcPr>
            <w:tcW w:w="5556" w:type="dxa"/>
            <w:tcBorders>
              <w:top w:val="single" w:sz="4" w:space="0" w:color="auto"/>
              <w:left w:val="single" w:sz="4" w:space="0" w:color="auto"/>
              <w:bottom w:val="single" w:sz="4" w:space="0" w:color="auto"/>
              <w:right w:val="single" w:sz="4" w:space="0" w:color="auto"/>
            </w:tcBorders>
          </w:tcPr>
          <w:p w14:paraId="4A36A799" w14:textId="77777777" w:rsidR="00FB55AE" w:rsidRPr="004701E2" w:rsidRDefault="00FB55AE" w:rsidP="00EF7E36">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2DC86935"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57DCDE32" w14:textId="77777777" w:rsidR="00FB55AE" w:rsidRDefault="00FB55AE" w:rsidP="006C0945">
      <w:pPr>
        <w:pStyle w:val="Footer"/>
        <w:spacing w:after="120"/>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9"/>
        <w:gridCol w:w="5556"/>
        <w:gridCol w:w="1350"/>
      </w:tblGrid>
      <w:tr w:rsidR="00FB55AE" w:rsidRPr="007735FE" w14:paraId="59BD536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14C783B4"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CLIN</w:t>
            </w:r>
          </w:p>
        </w:tc>
        <w:tc>
          <w:tcPr>
            <w:tcW w:w="5556" w:type="dxa"/>
            <w:tcBorders>
              <w:top w:val="single" w:sz="4" w:space="0" w:color="auto"/>
              <w:left w:val="single" w:sz="4" w:space="0" w:color="auto"/>
              <w:bottom w:val="single" w:sz="4" w:space="0" w:color="auto"/>
              <w:right w:val="single" w:sz="4" w:space="0" w:color="auto"/>
            </w:tcBorders>
            <w:hideMark/>
          </w:tcPr>
          <w:p w14:paraId="4514521A"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379E94C0"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Pr>
                <w:rFonts w:ascii="Times New Roman" w:eastAsia="Times New Roman" w:hAnsi="Times New Roman" w:cs="Times New Roman"/>
                <w:b/>
              </w:rPr>
              <w:t xml:space="preserve"> of days</w:t>
            </w:r>
          </w:p>
        </w:tc>
      </w:tr>
      <w:tr w:rsidR="00FB55AE" w:rsidRPr="007735FE" w14:paraId="65AEA645"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4F358576" w14:textId="425455BB"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eastAsia="Times New Roman" w:hAnsi="Times New Roman" w:cs="Times New Roman"/>
              </w:rPr>
              <w:t>2</w:t>
            </w:r>
            <w:r w:rsidRPr="007735FE">
              <w:rPr>
                <w:rFonts w:ascii="Times New Roman" w:eastAsia="Times New Roman" w:hAnsi="Times New Roman" w:cs="Times New Roman"/>
              </w:rPr>
              <w:t>001</w:t>
            </w:r>
          </w:p>
        </w:tc>
        <w:tc>
          <w:tcPr>
            <w:tcW w:w="5556" w:type="dxa"/>
            <w:tcBorders>
              <w:top w:val="single" w:sz="4" w:space="0" w:color="auto"/>
              <w:left w:val="single" w:sz="4" w:space="0" w:color="auto"/>
              <w:bottom w:val="single" w:sz="4" w:space="0" w:color="auto"/>
              <w:right w:val="single" w:sz="4" w:space="0" w:color="auto"/>
            </w:tcBorders>
            <w:hideMark/>
          </w:tcPr>
          <w:p w14:paraId="7431EDF4" w14:textId="77777777" w:rsidR="00716156" w:rsidRPr="00716156"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716156">
              <w:rPr>
                <w:rFonts w:ascii="Times New Roman" w:hAnsi="Times New Roman" w:cs="Times New Roman"/>
                <w:bCs/>
              </w:rPr>
              <w:t xml:space="preserve">Clinical Research Quality Assurance Visits               </w:t>
            </w:r>
          </w:p>
          <w:p w14:paraId="3A82A3C6" w14:textId="77777777" w:rsidR="00716156" w:rsidRPr="00716156"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716156">
              <w:rPr>
                <w:rFonts w:ascii="Times New Roman" w:hAnsi="Times New Roman" w:cs="Times New Roman"/>
                <w:bCs/>
              </w:rPr>
              <w:t xml:space="preserve">-Pre/Post time = QTY 1 Block(limited to one per visit unless approved by COR)                                                                         -On-site = 1 day = QTY 1 Block                                  </w:t>
            </w:r>
          </w:p>
          <w:p w14:paraId="534DE10C" w14:textId="6BAC39DD" w:rsidR="00FB55AE" w:rsidRPr="004701E2"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716156">
              <w:rPr>
                <w:rFonts w:ascii="Times New Roman" w:hAnsi="Times New Roman" w:cs="Times New Roman"/>
                <w:bCs/>
              </w:rPr>
              <w:t>-Portal-to-portal travel time = QTY 1Block (limited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6DBF79C0" w14:textId="4934D2D0"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 xml:space="preserve">or </w:t>
            </w:r>
            <w:r w:rsidR="000A288E">
              <w:rPr>
                <w:rFonts w:ascii="Times New Roman" w:hAnsi="Times New Roman" w:cs="Times New Roman"/>
                <w:color w:val="000000"/>
              </w:rPr>
              <w:t xml:space="preserve"> 475 blocks</w:t>
            </w:r>
          </w:p>
        </w:tc>
      </w:tr>
      <w:tr w:rsidR="00FB55AE" w:rsidRPr="007735FE" w14:paraId="0C7A70B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2C2FC1DF" w14:textId="1E2A1FAF"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hAnsi="Times New Roman" w:cs="Times New Roman"/>
                <w:color w:val="000000"/>
              </w:rPr>
              <w:t>2</w:t>
            </w:r>
            <w:r w:rsidRPr="007735FE">
              <w:rPr>
                <w:rFonts w:ascii="Times New Roman" w:hAnsi="Times New Roman" w:cs="Times New Roman"/>
                <w:color w:val="000000"/>
              </w:rPr>
              <w:t>00</w:t>
            </w:r>
            <w:r w:rsidR="00716156">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3F2D42C2" w14:textId="510E3272"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Monitoring Services (GCP PQ Support)</w:t>
            </w:r>
          </w:p>
          <w:p w14:paraId="4666CF8A" w14:textId="77777777"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7134AA69"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FB55AE" w:rsidRPr="007735FE" w14:paraId="35BE7768" w14:textId="77777777" w:rsidTr="00F94FE1">
        <w:tc>
          <w:tcPr>
            <w:tcW w:w="919" w:type="dxa"/>
            <w:tcBorders>
              <w:top w:val="single" w:sz="4" w:space="0" w:color="auto"/>
              <w:left w:val="single" w:sz="4" w:space="0" w:color="auto"/>
              <w:bottom w:val="single" w:sz="4" w:space="0" w:color="auto"/>
              <w:right w:val="single" w:sz="4" w:space="0" w:color="auto"/>
            </w:tcBorders>
          </w:tcPr>
          <w:p w14:paraId="5042C59E" w14:textId="18042100"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2004 </w:t>
            </w:r>
          </w:p>
        </w:tc>
        <w:tc>
          <w:tcPr>
            <w:tcW w:w="5556" w:type="dxa"/>
            <w:tcBorders>
              <w:top w:val="single" w:sz="4" w:space="0" w:color="auto"/>
              <w:left w:val="single" w:sz="4" w:space="0" w:color="auto"/>
              <w:bottom w:val="single" w:sz="4" w:space="0" w:color="auto"/>
              <w:right w:val="single" w:sz="4" w:space="0" w:color="auto"/>
            </w:tcBorders>
          </w:tcPr>
          <w:p w14:paraId="2CA40D86" w14:textId="77777777" w:rsidR="00FB55AE" w:rsidRPr="004701E2" w:rsidRDefault="00FB55AE" w:rsidP="00EF7E36">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2CA7A054"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52490A6B" w14:textId="77777777" w:rsidR="006C0945" w:rsidRPr="007735FE" w:rsidRDefault="006C0945" w:rsidP="006C0945">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highlight w:val="green"/>
        </w:rPr>
      </w:pPr>
    </w:p>
    <w:p w14:paraId="572195A5" w14:textId="27D6202C" w:rsidR="006C0945" w:rsidRPr="004F3C50" w:rsidRDefault="000C389B" w:rsidP="006C0945">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b/>
          <w:bCs/>
        </w:rPr>
      </w:pPr>
      <w:r>
        <w:rPr>
          <w:rFonts w:ascii="Times New Roman" w:eastAsia="Times New Roman" w:hAnsi="Times New Roman" w:cs="Times New Roman"/>
          <w:b/>
          <w:bCs/>
        </w:rPr>
        <w:t>10</w:t>
      </w:r>
      <w:r w:rsidR="005C5F44">
        <w:rPr>
          <w:rFonts w:ascii="Times New Roman" w:eastAsia="Times New Roman" w:hAnsi="Times New Roman" w:cs="Times New Roman"/>
          <w:b/>
          <w:bCs/>
        </w:rPr>
        <w:t>.0</w:t>
      </w:r>
      <w:r w:rsidR="00160423">
        <w:rPr>
          <w:rFonts w:ascii="Times New Roman" w:eastAsia="Times New Roman" w:hAnsi="Times New Roman" w:cs="Times New Roman"/>
          <w:b/>
          <w:bCs/>
        </w:rPr>
        <w:t xml:space="preserve"> </w:t>
      </w:r>
      <w:r w:rsidR="006C0945" w:rsidRPr="004F3C50">
        <w:rPr>
          <w:rFonts w:ascii="Times New Roman" w:eastAsia="Times New Roman" w:hAnsi="Times New Roman" w:cs="Times New Roman"/>
          <w:b/>
          <w:bCs/>
        </w:rPr>
        <w:t>ACRONYMS:</w:t>
      </w:r>
    </w:p>
    <w:tbl>
      <w:tblPr>
        <w:tblW w:w="8130" w:type="dxa"/>
        <w:tblLook w:val="04A0" w:firstRow="1" w:lastRow="0" w:firstColumn="1" w:lastColumn="0" w:noHBand="0" w:noVBand="1"/>
      </w:tblPr>
      <w:tblGrid>
        <w:gridCol w:w="8130"/>
      </w:tblGrid>
      <w:tr w:rsidR="006C0945" w:rsidRPr="007735FE" w14:paraId="6A13990F" w14:textId="77777777" w:rsidTr="00013B94">
        <w:trPr>
          <w:trHeight w:val="300"/>
        </w:trPr>
        <w:tc>
          <w:tcPr>
            <w:tcW w:w="8130" w:type="dxa"/>
            <w:tcBorders>
              <w:top w:val="nil"/>
              <w:left w:val="nil"/>
              <w:bottom w:val="nil"/>
              <w:right w:val="nil"/>
            </w:tcBorders>
            <w:noWrap/>
            <w:vAlign w:val="bottom"/>
            <w:hideMark/>
          </w:tcPr>
          <w:p w14:paraId="3E76AE90"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Department of Veterans Affairs (VA)</w:t>
            </w:r>
          </w:p>
        </w:tc>
      </w:tr>
      <w:tr w:rsidR="006C0945" w:rsidRPr="007735FE" w14:paraId="1AD502AE" w14:textId="77777777" w:rsidTr="00013B94">
        <w:trPr>
          <w:trHeight w:val="300"/>
        </w:trPr>
        <w:tc>
          <w:tcPr>
            <w:tcW w:w="8130" w:type="dxa"/>
            <w:tcBorders>
              <w:top w:val="nil"/>
              <w:left w:val="nil"/>
              <w:bottom w:val="nil"/>
              <w:right w:val="nil"/>
            </w:tcBorders>
            <w:noWrap/>
            <w:vAlign w:val="bottom"/>
            <w:hideMark/>
          </w:tcPr>
          <w:p w14:paraId="0CE3D0FC"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Mexico Veterans Affairs Health Care System (NMVAHCS)</w:t>
            </w:r>
          </w:p>
        </w:tc>
      </w:tr>
      <w:tr w:rsidR="006C0945" w:rsidRPr="007735FE" w14:paraId="0CCC80EE" w14:textId="77777777" w:rsidTr="00013B94">
        <w:trPr>
          <w:trHeight w:val="300"/>
        </w:trPr>
        <w:tc>
          <w:tcPr>
            <w:tcW w:w="8130" w:type="dxa"/>
            <w:tcBorders>
              <w:top w:val="nil"/>
              <w:left w:val="nil"/>
              <w:bottom w:val="nil"/>
              <w:right w:val="nil"/>
            </w:tcBorders>
            <w:noWrap/>
            <w:vAlign w:val="bottom"/>
            <w:hideMark/>
          </w:tcPr>
          <w:p w14:paraId="78D48A59"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Cooperative Studies Program Clinical Research Pharmacy Coordinating Center (CSP CRPCC)</w:t>
            </w:r>
          </w:p>
        </w:tc>
      </w:tr>
      <w:tr w:rsidR="006C0945" w:rsidRPr="007735FE" w14:paraId="31648911" w14:textId="77777777" w:rsidTr="00013B94">
        <w:trPr>
          <w:trHeight w:val="300"/>
        </w:trPr>
        <w:tc>
          <w:tcPr>
            <w:tcW w:w="8130" w:type="dxa"/>
            <w:tcBorders>
              <w:top w:val="nil"/>
              <w:left w:val="nil"/>
              <w:bottom w:val="nil"/>
              <w:right w:val="nil"/>
            </w:tcBorders>
            <w:noWrap/>
            <w:vAlign w:val="bottom"/>
            <w:hideMark/>
          </w:tcPr>
          <w:p w14:paraId="1C7AE309"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Site Monitoring, Auditing and Resource Team (SMART) </w:t>
            </w:r>
          </w:p>
        </w:tc>
      </w:tr>
      <w:tr w:rsidR="006C0945" w:rsidRPr="007735FE" w14:paraId="6F0C5F13" w14:textId="77777777" w:rsidTr="00013B94">
        <w:trPr>
          <w:trHeight w:val="300"/>
        </w:trPr>
        <w:tc>
          <w:tcPr>
            <w:tcW w:w="8130" w:type="dxa"/>
            <w:tcBorders>
              <w:top w:val="nil"/>
              <w:left w:val="nil"/>
              <w:bottom w:val="nil"/>
              <w:right w:val="nil"/>
            </w:tcBorders>
            <w:noWrap/>
            <w:vAlign w:val="center"/>
            <w:hideMark/>
          </w:tcPr>
          <w:p w14:paraId="78EB1EE0"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lastRenderedPageBreak/>
              <w:t>Good Clinical Practice (GCP)</w:t>
            </w:r>
          </w:p>
        </w:tc>
      </w:tr>
      <w:tr w:rsidR="006C0945" w:rsidRPr="007735FE" w14:paraId="7A6171E7" w14:textId="77777777" w:rsidTr="00013B94">
        <w:trPr>
          <w:trHeight w:val="300"/>
        </w:trPr>
        <w:tc>
          <w:tcPr>
            <w:tcW w:w="8130" w:type="dxa"/>
            <w:tcBorders>
              <w:top w:val="nil"/>
              <w:left w:val="nil"/>
              <w:bottom w:val="nil"/>
              <w:right w:val="nil"/>
            </w:tcBorders>
            <w:noWrap/>
            <w:vAlign w:val="center"/>
            <w:hideMark/>
          </w:tcPr>
          <w:p w14:paraId="48A844BA"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Clinical Research Quality Associate (CRQA)</w:t>
            </w:r>
          </w:p>
        </w:tc>
      </w:tr>
      <w:tr w:rsidR="006C0945" w:rsidRPr="007735FE" w14:paraId="60F1CAE7" w14:textId="77777777" w:rsidTr="00013B94">
        <w:trPr>
          <w:trHeight w:val="300"/>
        </w:trPr>
        <w:tc>
          <w:tcPr>
            <w:tcW w:w="8130" w:type="dxa"/>
            <w:tcBorders>
              <w:top w:val="nil"/>
              <w:left w:val="nil"/>
              <w:bottom w:val="nil"/>
              <w:right w:val="nil"/>
            </w:tcBorders>
            <w:noWrap/>
            <w:vAlign w:val="center"/>
            <w:hideMark/>
          </w:tcPr>
          <w:p w14:paraId="075B9F10"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Health Insurance Portability and Accountability Act (HIPAA)</w:t>
            </w:r>
          </w:p>
        </w:tc>
      </w:tr>
      <w:tr w:rsidR="006C0945" w:rsidRPr="007735FE" w14:paraId="60C32E57" w14:textId="77777777" w:rsidTr="00013B94">
        <w:trPr>
          <w:trHeight w:val="300"/>
        </w:trPr>
        <w:tc>
          <w:tcPr>
            <w:tcW w:w="8130" w:type="dxa"/>
            <w:tcBorders>
              <w:top w:val="nil"/>
              <w:left w:val="nil"/>
              <w:bottom w:val="nil"/>
              <w:right w:val="nil"/>
            </w:tcBorders>
            <w:noWrap/>
            <w:vAlign w:val="center"/>
            <w:hideMark/>
          </w:tcPr>
          <w:p w14:paraId="3701F28F"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Human Subjects Protections (HSP)</w:t>
            </w:r>
          </w:p>
        </w:tc>
      </w:tr>
      <w:tr w:rsidR="006C0945" w:rsidRPr="007735FE" w14:paraId="31E7BF82" w14:textId="77777777" w:rsidTr="00013B94">
        <w:trPr>
          <w:trHeight w:val="300"/>
        </w:trPr>
        <w:tc>
          <w:tcPr>
            <w:tcW w:w="8130" w:type="dxa"/>
            <w:tcBorders>
              <w:top w:val="nil"/>
              <w:left w:val="nil"/>
              <w:bottom w:val="nil"/>
              <w:right w:val="nil"/>
            </w:tcBorders>
            <w:noWrap/>
            <w:vAlign w:val="center"/>
            <w:hideMark/>
          </w:tcPr>
          <w:p w14:paraId="3AD5AA01"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Case Report Form (CRF)</w:t>
            </w:r>
          </w:p>
        </w:tc>
      </w:tr>
      <w:tr w:rsidR="006C0945" w:rsidRPr="007735FE" w14:paraId="061187A4" w14:textId="77777777" w:rsidTr="00013B94">
        <w:trPr>
          <w:trHeight w:val="300"/>
        </w:trPr>
        <w:tc>
          <w:tcPr>
            <w:tcW w:w="8130" w:type="dxa"/>
            <w:tcBorders>
              <w:top w:val="nil"/>
              <w:left w:val="nil"/>
              <w:bottom w:val="nil"/>
              <w:right w:val="nil"/>
            </w:tcBorders>
            <w:noWrap/>
            <w:vAlign w:val="bottom"/>
            <w:hideMark/>
          </w:tcPr>
          <w:p w14:paraId="22AA9B38"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International Conference on Harmonization (ICH) </w:t>
            </w:r>
          </w:p>
        </w:tc>
      </w:tr>
      <w:tr w:rsidR="006C0945" w:rsidRPr="007735FE" w14:paraId="6F8E7DDD" w14:textId="77777777" w:rsidTr="00013B94">
        <w:trPr>
          <w:trHeight w:val="300"/>
        </w:trPr>
        <w:tc>
          <w:tcPr>
            <w:tcW w:w="8130" w:type="dxa"/>
            <w:tcBorders>
              <w:top w:val="nil"/>
              <w:left w:val="nil"/>
              <w:bottom w:val="nil"/>
              <w:right w:val="nil"/>
            </w:tcBorders>
            <w:noWrap/>
            <w:vAlign w:val="bottom"/>
            <w:hideMark/>
          </w:tcPr>
          <w:p w14:paraId="698D5F50"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Institutional Review Board (IRB)</w:t>
            </w:r>
          </w:p>
        </w:tc>
      </w:tr>
      <w:tr w:rsidR="006C0945" w:rsidRPr="007735FE" w14:paraId="5F5839E9" w14:textId="77777777" w:rsidTr="00013B94">
        <w:trPr>
          <w:trHeight w:val="300"/>
        </w:trPr>
        <w:tc>
          <w:tcPr>
            <w:tcW w:w="8130" w:type="dxa"/>
            <w:tcBorders>
              <w:top w:val="nil"/>
              <w:left w:val="nil"/>
              <w:bottom w:val="nil"/>
              <w:right w:val="nil"/>
            </w:tcBorders>
            <w:noWrap/>
            <w:vAlign w:val="bottom"/>
            <w:hideMark/>
          </w:tcPr>
          <w:p w14:paraId="487F8683"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Sponsor’s Designated Representative (SDR) </w:t>
            </w:r>
          </w:p>
        </w:tc>
      </w:tr>
      <w:tr w:rsidR="006C0945" w:rsidRPr="007735FE" w14:paraId="1C384A30" w14:textId="77777777" w:rsidTr="00013B94">
        <w:trPr>
          <w:trHeight w:val="300"/>
        </w:trPr>
        <w:tc>
          <w:tcPr>
            <w:tcW w:w="8130" w:type="dxa"/>
            <w:tcBorders>
              <w:top w:val="nil"/>
              <w:left w:val="nil"/>
              <w:bottom w:val="nil"/>
              <w:right w:val="nil"/>
            </w:tcBorders>
            <w:noWrap/>
            <w:vAlign w:val="bottom"/>
            <w:hideMark/>
          </w:tcPr>
          <w:p w14:paraId="56B2962E"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Defense Security Service (DSS) </w:t>
            </w:r>
          </w:p>
        </w:tc>
      </w:tr>
      <w:tr w:rsidR="006C0945" w:rsidRPr="007735FE" w14:paraId="56F278AE" w14:textId="77777777" w:rsidTr="00013B94">
        <w:trPr>
          <w:trHeight w:val="300"/>
        </w:trPr>
        <w:tc>
          <w:tcPr>
            <w:tcW w:w="8130" w:type="dxa"/>
            <w:tcBorders>
              <w:top w:val="nil"/>
              <w:left w:val="nil"/>
              <w:bottom w:val="nil"/>
              <w:right w:val="nil"/>
            </w:tcBorders>
            <w:noWrap/>
            <w:vAlign w:val="bottom"/>
            <w:hideMark/>
          </w:tcPr>
          <w:p w14:paraId="3682E75C"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Defense Industrial Security Clearance Organization (DISCO)</w:t>
            </w:r>
          </w:p>
        </w:tc>
      </w:tr>
      <w:tr w:rsidR="006C0945" w:rsidRPr="007735FE" w14:paraId="111395F9" w14:textId="77777777" w:rsidTr="00013B94">
        <w:trPr>
          <w:trHeight w:val="300"/>
        </w:trPr>
        <w:tc>
          <w:tcPr>
            <w:tcW w:w="8130" w:type="dxa"/>
            <w:tcBorders>
              <w:top w:val="nil"/>
              <w:left w:val="nil"/>
              <w:bottom w:val="nil"/>
              <w:right w:val="nil"/>
            </w:tcBorders>
            <w:noWrap/>
            <w:vAlign w:val="bottom"/>
            <w:hideMark/>
          </w:tcPr>
          <w:p w14:paraId="2F0C9742"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Office of Personnel Management (OPM)</w:t>
            </w:r>
          </w:p>
        </w:tc>
      </w:tr>
    </w:tbl>
    <w:p w14:paraId="3DE197FA" w14:textId="77777777" w:rsidR="00FD169E" w:rsidRDefault="00FD169E" w:rsidP="00FB55AE">
      <w:pPr>
        <w:ind w:left="360"/>
        <w:rPr>
          <w:rFonts w:ascii="Times New Roman" w:hAnsi="Times New Roman" w:cs="Times New Roman"/>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755"/>
        <w:gridCol w:w="1801"/>
        <w:gridCol w:w="1859"/>
        <w:gridCol w:w="2033"/>
        <w:gridCol w:w="1393"/>
      </w:tblGrid>
      <w:tr w:rsidR="00714571" w:rsidRPr="00714571" w14:paraId="2F1F2C2A" w14:textId="77777777" w:rsidTr="00714571">
        <w:tc>
          <w:tcPr>
            <w:tcW w:w="807" w:type="pct"/>
            <w:tcBorders>
              <w:bottom w:val="single" w:sz="4" w:space="0" w:color="auto"/>
            </w:tcBorders>
            <w:shd w:val="clear" w:color="auto" w:fill="D9D9D9"/>
          </w:tcPr>
          <w:p w14:paraId="0D8D1BBA"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Task</w:t>
            </w:r>
          </w:p>
        </w:tc>
        <w:tc>
          <w:tcPr>
            <w:tcW w:w="404" w:type="pct"/>
            <w:shd w:val="clear" w:color="auto" w:fill="D9D9D9"/>
          </w:tcPr>
          <w:p w14:paraId="796D58C0"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PWS Reference</w:t>
            </w:r>
          </w:p>
        </w:tc>
        <w:tc>
          <w:tcPr>
            <w:tcW w:w="963" w:type="pct"/>
            <w:shd w:val="clear" w:color="auto" w:fill="D9D9D9"/>
          </w:tcPr>
          <w:p w14:paraId="72F2C811"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Performance Standard</w:t>
            </w:r>
          </w:p>
        </w:tc>
        <w:tc>
          <w:tcPr>
            <w:tcW w:w="994" w:type="pct"/>
            <w:shd w:val="clear" w:color="auto" w:fill="D9D9D9"/>
          </w:tcPr>
          <w:p w14:paraId="66F21A00"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Acceptable Quality Level</w:t>
            </w:r>
          </w:p>
        </w:tc>
        <w:tc>
          <w:tcPr>
            <w:tcW w:w="1087" w:type="pct"/>
            <w:shd w:val="clear" w:color="auto" w:fill="D9D9D9"/>
          </w:tcPr>
          <w:p w14:paraId="70DC6C81"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Method of Surveillance</w:t>
            </w:r>
          </w:p>
        </w:tc>
        <w:tc>
          <w:tcPr>
            <w:tcW w:w="745" w:type="pct"/>
            <w:shd w:val="clear" w:color="auto" w:fill="D9D9D9"/>
          </w:tcPr>
          <w:p w14:paraId="533B9064"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Incentive</w:t>
            </w:r>
          </w:p>
        </w:tc>
      </w:tr>
      <w:tr w:rsidR="00714571" w:rsidRPr="00714571" w14:paraId="3209FF1B" w14:textId="77777777" w:rsidTr="00714571">
        <w:tc>
          <w:tcPr>
            <w:tcW w:w="807" w:type="pct"/>
          </w:tcPr>
          <w:p w14:paraId="59EE06F2"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1B8D5AE4" w14:textId="77777777" w:rsidR="00714571" w:rsidRPr="00714571" w:rsidRDefault="00714571" w:rsidP="003804E4">
            <w:pPr>
              <w:tabs>
                <w:tab w:val="left" w:pos="540"/>
                <w:tab w:val="left" w:pos="900"/>
              </w:tabs>
              <w:spacing w:after="0"/>
              <w:ind w:left="540"/>
              <w:contextualSpacing/>
              <w:rPr>
                <w:rFonts w:ascii="Times New Roman" w:hAnsi="Times New Roman" w:cs="Times New Roman"/>
                <w:bCs/>
                <w:sz w:val="12"/>
                <w:szCs w:val="12"/>
              </w:rPr>
            </w:pPr>
          </w:p>
        </w:tc>
        <w:tc>
          <w:tcPr>
            <w:tcW w:w="404" w:type="pct"/>
          </w:tcPr>
          <w:p w14:paraId="18E4A2A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Subtasks 1a, 1b,1c 1d-(*note sub-bullet AQL below)</w:t>
            </w:r>
          </w:p>
        </w:tc>
        <w:tc>
          <w:tcPr>
            <w:tcW w:w="963" w:type="pct"/>
          </w:tcPr>
          <w:p w14:paraId="16411253"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Visits conducted within the designated times</w:t>
            </w:r>
          </w:p>
          <w:p w14:paraId="5968C754" w14:textId="77777777" w:rsidR="00714571" w:rsidRPr="00714571" w:rsidRDefault="00714571" w:rsidP="003804E4">
            <w:pPr>
              <w:tabs>
                <w:tab w:val="left" w:pos="241"/>
              </w:tabs>
              <w:spacing w:after="0"/>
              <w:rPr>
                <w:rFonts w:ascii="Times New Roman" w:hAnsi="Times New Roman" w:cs="Times New Roman"/>
                <w:color w:val="000000"/>
                <w:sz w:val="12"/>
                <w:szCs w:val="12"/>
              </w:rPr>
            </w:pPr>
          </w:p>
          <w:p w14:paraId="23B3BECE" w14:textId="77777777" w:rsidR="00714571" w:rsidRPr="00714571" w:rsidRDefault="00714571" w:rsidP="003804E4">
            <w:pPr>
              <w:tabs>
                <w:tab w:val="left" w:pos="241"/>
              </w:tabs>
              <w:spacing w:after="0"/>
              <w:rPr>
                <w:rFonts w:ascii="Times New Roman" w:hAnsi="Times New Roman" w:cs="Times New Roman"/>
                <w:color w:val="000000"/>
                <w:sz w:val="12"/>
                <w:szCs w:val="12"/>
              </w:rPr>
            </w:pPr>
          </w:p>
          <w:p w14:paraId="41AB9DC8" w14:textId="77777777" w:rsidR="00714571" w:rsidRPr="00714571" w:rsidRDefault="00714571" w:rsidP="003804E4">
            <w:pPr>
              <w:spacing w:after="0"/>
              <w:rPr>
                <w:rFonts w:ascii="Times New Roman" w:hAnsi="Times New Roman" w:cs="Times New Roman"/>
                <w:color w:val="000000"/>
                <w:sz w:val="12"/>
                <w:szCs w:val="12"/>
              </w:rPr>
            </w:pPr>
          </w:p>
          <w:p w14:paraId="6FD0DD4A" w14:textId="77777777" w:rsidR="00714571" w:rsidRPr="00714571" w:rsidRDefault="00714571" w:rsidP="003804E4">
            <w:pPr>
              <w:spacing w:after="0"/>
              <w:rPr>
                <w:rFonts w:ascii="Times New Roman" w:hAnsi="Times New Roman" w:cs="Times New Roman"/>
                <w:color w:val="000000"/>
                <w:sz w:val="12"/>
                <w:szCs w:val="12"/>
              </w:rPr>
            </w:pPr>
          </w:p>
          <w:p w14:paraId="3AC665B5"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br/>
            </w:r>
          </w:p>
        </w:tc>
        <w:tc>
          <w:tcPr>
            <w:tcW w:w="994" w:type="pct"/>
          </w:tcPr>
          <w:p w14:paraId="6838941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5D9701B0"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05289F06"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Visit schedule, communication, and completion</w:t>
            </w:r>
          </w:p>
          <w:p w14:paraId="026953B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w:t>
            </w:r>
            <w:proofErr w:type="gramStart"/>
            <w:r w:rsidRPr="00714571">
              <w:rPr>
                <w:rFonts w:ascii="Times New Roman" w:hAnsi="Times New Roman" w:cs="Times New Roman"/>
                <w:color w:val="000000"/>
                <w:sz w:val="12"/>
                <w:szCs w:val="12"/>
              </w:rPr>
              <w:t>comprised</w:t>
            </w:r>
            <w:proofErr w:type="gramEnd"/>
            <w:r w:rsidRPr="00714571">
              <w:rPr>
                <w:rFonts w:ascii="Times New Roman" w:hAnsi="Times New Roman" w:cs="Times New Roman"/>
                <w:color w:val="000000"/>
                <w:sz w:val="12"/>
                <w:szCs w:val="12"/>
              </w:rPr>
              <w:t xml:space="preserve"> of various performance tracking reports </w:t>
            </w:r>
          </w:p>
          <w:p w14:paraId="1DBE5A1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Each visit</w:t>
            </w:r>
          </w:p>
          <w:p w14:paraId="2A931BC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689E19C1" w14:textId="77777777" w:rsidR="00714571" w:rsidRPr="00714571" w:rsidRDefault="00714571" w:rsidP="003804E4">
            <w:pPr>
              <w:spacing w:after="0"/>
              <w:rPr>
                <w:rFonts w:ascii="Times New Roman" w:hAnsi="Times New Roman" w:cs="Times New Roman"/>
                <w:sz w:val="12"/>
                <w:szCs w:val="12"/>
              </w:rPr>
            </w:pPr>
          </w:p>
        </w:tc>
        <w:tc>
          <w:tcPr>
            <w:tcW w:w="745" w:type="pct"/>
          </w:tcPr>
          <w:p w14:paraId="144EE73E" w14:textId="77777777" w:rsidR="00714571" w:rsidRPr="00714571" w:rsidRDefault="00714571" w:rsidP="003804E4">
            <w:pPr>
              <w:spacing w:after="0"/>
              <w:rPr>
                <w:rFonts w:ascii="Times New Roman" w:hAnsi="Times New Roman" w:cs="Times New Roman"/>
                <w:sz w:val="12"/>
                <w:szCs w:val="12"/>
              </w:rPr>
            </w:pPr>
            <w:bookmarkStart w:id="4" w:name="_Hlk38535426"/>
            <w:r w:rsidRPr="00714571">
              <w:rPr>
                <w:rFonts w:ascii="Times New Roman" w:eastAsia="Times New Roman" w:hAnsi="Times New Roman" w:cs="Times New Roman"/>
                <w:bCs/>
                <w:sz w:val="12"/>
                <w:szCs w:val="12"/>
              </w:rPr>
              <w:t>Positive Performance Rating</w:t>
            </w:r>
            <w:bookmarkEnd w:id="4"/>
          </w:p>
        </w:tc>
      </w:tr>
      <w:tr w:rsidR="00714571" w:rsidRPr="00714571" w14:paraId="71FDF583" w14:textId="77777777" w:rsidTr="00714571">
        <w:tc>
          <w:tcPr>
            <w:tcW w:w="807" w:type="pct"/>
            <w:tcBorders>
              <w:top w:val="single" w:sz="4" w:space="0" w:color="auto"/>
              <w:left w:val="single" w:sz="4" w:space="0" w:color="auto"/>
              <w:bottom w:val="single" w:sz="4" w:space="0" w:color="auto"/>
              <w:right w:val="single" w:sz="4" w:space="0" w:color="auto"/>
            </w:tcBorders>
          </w:tcPr>
          <w:p w14:paraId="448C7085"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5AC5839E" w14:textId="77777777" w:rsidR="00714571" w:rsidRPr="00714571" w:rsidRDefault="00714571" w:rsidP="003804E4">
            <w:pPr>
              <w:spacing w:after="0"/>
              <w:rPr>
                <w:rFonts w:ascii="Times New Roman" w:hAnsi="Times New Roman" w:cs="Times New Roman"/>
                <w:bCs/>
                <w:color w:val="000000"/>
                <w:sz w:val="12"/>
                <w:szCs w:val="12"/>
              </w:rPr>
            </w:pPr>
          </w:p>
        </w:tc>
        <w:tc>
          <w:tcPr>
            <w:tcW w:w="404" w:type="pct"/>
            <w:tcBorders>
              <w:top w:val="single" w:sz="4" w:space="0" w:color="auto"/>
              <w:left w:val="single" w:sz="4" w:space="0" w:color="auto"/>
              <w:bottom w:val="single" w:sz="4" w:space="0" w:color="auto"/>
              <w:right w:val="single" w:sz="4" w:space="0" w:color="auto"/>
            </w:tcBorders>
          </w:tcPr>
          <w:p w14:paraId="6657346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1d – sub bullet</w:t>
            </w:r>
          </w:p>
        </w:tc>
        <w:tc>
          <w:tcPr>
            <w:tcW w:w="963" w:type="pct"/>
            <w:tcBorders>
              <w:top w:val="single" w:sz="4" w:space="0" w:color="auto"/>
              <w:left w:val="single" w:sz="4" w:space="0" w:color="auto"/>
              <w:bottom w:val="single" w:sz="4" w:space="0" w:color="auto"/>
              <w:right w:val="single" w:sz="4" w:space="0" w:color="auto"/>
            </w:tcBorders>
          </w:tcPr>
          <w:p w14:paraId="3A82B58D" w14:textId="77777777" w:rsidR="00714571" w:rsidRPr="00714571" w:rsidRDefault="00714571" w:rsidP="003804E4">
            <w:pPr>
              <w:spacing w:after="0"/>
              <w:contextualSpacing/>
              <w:rPr>
                <w:rFonts w:ascii="Times New Roman" w:hAnsi="Times New Roman" w:cs="Times New Roman"/>
                <w:color w:val="000000"/>
                <w:sz w:val="12"/>
                <w:szCs w:val="12"/>
              </w:rPr>
            </w:pPr>
            <w:r w:rsidRPr="00714571">
              <w:rPr>
                <w:rFonts w:ascii="Times New Roman" w:hAnsi="Times New Roman" w:cs="Times New Roman"/>
                <w:sz w:val="12"/>
                <w:szCs w:val="12"/>
              </w:rPr>
              <w:t>Provide CSP Director and SMART Staff Leadership immediate feedback of significant discoveries made during site visits, example-</w:t>
            </w:r>
          </w:p>
          <w:p w14:paraId="437BC368" w14:textId="77777777" w:rsidR="00714571" w:rsidRPr="00714571" w:rsidRDefault="00714571" w:rsidP="003804E4">
            <w:pPr>
              <w:tabs>
                <w:tab w:val="left" w:pos="241"/>
              </w:tabs>
              <w:spacing w:after="0"/>
              <w:rPr>
                <w:rFonts w:ascii="Times New Roman" w:hAnsi="Times New Roman" w:cs="Times New Roman"/>
                <w:color w:val="000000"/>
                <w:sz w:val="12"/>
                <w:szCs w:val="12"/>
              </w:rPr>
            </w:pPr>
            <w:proofErr w:type="gramStart"/>
            <w:r w:rsidRPr="00714571">
              <w:rPr>
                <w:rFonts w:ascii="Times New Roman" w:hAnsi="Times New Roman" w:cs="Times New Roman"/>
                <w:color w:val="000000"/>
                <w:sz w:val="12"/>
                <w:szCs w:val="12"/>
              </w:rPr>
              <w:t>Contractor</w:t>
            </w:r>
            <w:proofErr w:type="gramEnd"/>
            <w:r w:rsidRPr="00714571">
              <w:rPr>
                <w:rFonts w:ascii="Times New Roman" w:hAnsi="Times New Roman" w:cs="Times New Roman"/>
                <w:color w:val="000000"/>
                <w:sz w:val="12"/>
                <w:szCs w:val="12"/>
              </w:rPr>
              <w:t xml:space="preserve"> shall recognize and communicate and promptly </w:t>
            </w:r>
            <w:r w:rsidRPr="00714571">
              <w:rPr>
                <w:rFonts w:ascii="Times New Roman" w:hAnsi="Times New Roman" w:cs="Times New Roman"/>
                <w:b/>
                <w:bCs/>
                <w:color w:val="000000"/>
                <w:sz w:val="12"/>
                <w:szCs w:val="12"/>
              </w:rPr>
              <w:t>report Serious or continuing Non-conformance</w:t>
            </w:r>
            <w:r w:rsidRPr="00714571">
              <w:rPr>
                <w:rFonts w:ascii="Times New Roman" w:hAnsi="Times New Roman" w:cs="Times New Roman"/>
                <w:color w:val="000000"/>
                <w:sz w:val="12"/>
                <w:szCs w:val="12"/>
              </w:rPr>
              <w:t xml:space="preserve"> per ORO/VHA criteria.</w:t>
            </w:r>
          </w:p>
          <w:p w14:paraId="7E0436CF" w14:textId="77777777" w:rsidR="00714571" w:rsidRPr="00714571" w:rsidRDefault="00714571" w:rsidP="003804E4">
            <w:pPr>
              <w:spacing w:after="0"/>
              <w:rPr>
                <w:rFonts w:ascii="Times New Roman" w:hAnsi="Times New Roman" w:cs="Times New Roman"/>
                <w:color w:val="000000"/>
                <w:sz w:val="12"/>
                <w:szCs w:val="12"/>
              </w:rPr>
            </w:pPr>
          </w:p>
        </w:tc>
        <w:tc>
          <w:tcPr>
            <w:tcW w:w="994" w:type="pct"/>
          </w:tcPr>
          <w:p w14:paraId="02B78EB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at least 100% of the time.</w:t>
            </w:r>
          </w:p>
        </w:tc>
        <w:tc>
          <w:tcPr>
            <w:tcW w:w="1087" w:type="pct"/>
          </w:tcPr>
          <w:p w14:paraId="56EB1BDC" w14:textId="77777777" w:rsidR="00714571" w:rsidRPr="00714571" w:rsidRDefault="00714571" w:rsidP="003804E4">
            <w:pPr>
              <w:spacing w:after="0"/>
              <w:rPr>
                <w:rFonts w:ascii="Times New Roman" w:hAnsi="Times New Roman" w:cs="Times New Roman"/>
                <w:bCs/>
                <w:color w:val="000000"/>
                <w:sz w:val="12"/>
                <w:szCs w:val="12"/>
              </w:rPr>
            </w:pPr>
            <w:r w:rsidRPr="00714571">
              <w:rPr>
                <w:rFonts w:ascii="Times New Roman" w:hAnsi="Times New Roman" w:cs="Times New Roman"/>
                <w:b/>
                <w:bCs/>
                <w:color w:val="000000"/>
                <w:sz w:val="12"/>
                <w:szCs w:val="12"/>
              </w:rPr>
              <w:t xml:space="preserve">What: Reporting of Serious or continuing </w:t>
            </w:r>
            <w:proofErr w:type="gramStart"/>
            <w:r w:rsidRPr="00714571">
              <w:rPr>
                <w:rFonts w:ascii="Times New Roman" w:hAnsi="Times New Roman" w:cs="Times New Roman"/>
                <w:b/>
                <w:bCs/>
                <w:color w:val="000000"/>
                <w:sz w:val="12"/>
                <w:szCs w:val="12"/>
              </w:rPr>
              <w:t>Non-conformance</w:t>
            </w:r>
            <w:proofErr w:type="gramEnd"/>
            <w:r w:rsidRPr="00714571">
              <w:rPr>
                <w:rFonts w:ascii="Times New Roman" w:hAnsi="Times New Roman" w:cs="Times New Roman"/>
                <w:b/>
                <w:bCs/>
                <w:color w:val="000000"/>
                <w:sz w:val="12"/>
                <w:szCs w:val="12"/>
              </w:rPr>
              <w:t xml:space="preserve"> </w:t>
            </w:r>
            <w:r w:rsidRPr="00714571">
              <w:rPr>
                <w:rFonts w:ascii="Times New Roman" w:hAnsi="Times New Roman" w:cs="Times New Roman"/>
                <w:color w:val="000000"/>
                <w:sz w:val="12"/>
                <w:szCs w:val="12"/>
              </w:rPr>
              <w:t xml:space="preserve">when </w:t>
            </w:r>
            <w:r w:rsidRPr="00714571">
              <w:rPr>
                <w:rFonts w:ascii="Times New Roman" w:hAnsi="Times New Roman" w:cs="Times New Roman"/>
                <w:bCs/>
                <w:color w:val="000000"/>
                <w:sz w:val="12"/>
                <w:szCs w:val="12"/>
              </w:rPr>
              <w:t>Conducting site visits</w:t>
            </w:r>
          </w:p>
          <w:p w14:paraId="149899C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w:t>
            </w:r>
            <w:proofErr w:type="gramStart"/>
            <w:r w:rsidRPr="00714571">
              <w:rPr>
                <w:rFonts w:ascii="Times New Roman" w:hAnsi="Times New Roman" w:cs="Times New Roman"/>
                <w:color w:val="000000"/>
                <w:sz w:val="12"/>
                <w:szCs w:val="12"/>
              </w:rPr>
              <w:t>comprised</w:t>
            </w:r>
            <w:proofErr w:type="gramEnd"/>
            <w:r w:rsidRPr="00714571">
              <w:rPr>
                <w:rFonts w:ascii="Times New Roman" w:hAnsi="Times New Roman" w:cs="Times New Roman"/>
                <w:color w:val="000000"/>
                <w:sz w:val="12"/>
                <w:szCs w:val="12"/>
              </w:rPr>
              <w:t xml:space="preserve"> of various performance tracking reports </w:t>
            </w:r>
          </w:p>
          <w:p w14:paraId="3D50ED8B"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color w:val="000000"/>
                <w:sz w:val="12"/>
                <w:szCs w:val="12"/>
              </w:rPr>
              <w:t>Each visit</w:t>
            </w:r>
          </w:p>
          <w:p w14:paraId="64B5BD71"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2B3190FD"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2793F3D5"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0D5380AA" w14:textId="77777777" w:rsidTr="00714571">
        <w:tc>
          <w:tcPr>
            <w:tcW w:w="807" w:type="pct"/>
          </w:tcPr>
          <w:p w14:paraId="36C09934"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15C2280D" w14:textId="77777777" w:rsidR="00714571" w:rsidRPr="00714571" w:rsidRDefault="00714571" w:rsidP="003804E4">
            <w:pPr>
              <w:spacing w:after="0"/>
              <w:rPr>
                <w:rFonts w:ascii="Times New Roman" w:hAnsi="Times New Roman" w:cs="Times New Roman"/>
                <w:bCs/>
                <w:color w:val="000000"/>
                <w:sz w:val="12"/>
                <w:szCs w:val="12"/>
              </w:rPr>
            </w:pPr>
          </w:p>
        </w:tc>
        <w:tc>
          <w:tcPr>
            <w:tcW w:w="404" w:type="pct"/>
          </w:tcPr>
          <w:p w14:paraId="54872B20" w14:textId="77777777" w:rsidR="00714571" w:rsidRPr="00714571" w:rsidRDefault="00714571" w:rsidP="003804E4">
            <w:pPr>
              <w:spacing w:after="0"/>
              <w:jc w:val="both"/>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1e, 1f</w:t>
            </w:r>
          </w:p>
        </w:tc>
        <w:tc>
          <w:tcPr>
            <w:tcW w:w="963" w:type="pct"/>
          </w:tcPr>
          <w:p w14:paraId="608E5180"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Within seven business days (or current SOP requirement) of last day on site of site visit, the contractor shall complete a site visit report, Summary for Investigator and applicable attachments</w:t>
            </w:r>
          </w:p>
          <w:p w14:paraId="4ED98466" w14:textId="77777777" w:rsidR="00714571" w:rsidRPr="00714571" w:rsidRDefault="00714571" w:rsidP="003804E4">
            <w:pPr>
              <w:spacing w:after="0"/>
              <w:rPr>
                <w:rFonts w:ascii="Times New Roman" w:hAnsi="Times New Roman" w:cs="Times New Roman"/>
                <w:color w:val="000000"/>
                <w:sz w:val="12"/>
                <w:szCs w:val="12"/>
              </w:rPr>
            </w:pPr>
          </w:p>
          <w:p w14:paraId="09B9224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 xml:space="preserve">Documents will be reviewed by a CSP study </w:t>
            </w:r>
            <w:proofErr w:type="gramStart"/>
            <w:r w:rsidRPr="00714571">
              <w:rPr>
                <w:rFonts w:ascii="Times New Roman" w:hAnsi="Times New Roman" w:cs="Times New Roman"/>
                <w:color w:val="000000"/>
                <w:sz w:val="12"/>
                <w:szCs w:val="12"/>
              </w:rPr>
              <w:t>Lead</w:t>
            </w:r>
            <w:proofErr w:type="gramEnd"/>
            <w:r w:rsidRPr="00714571">
              <w:rPr>
                <w:rFonts w:ascii="Times New Roman" w:hAnsi="Times New Roman" w:cs="Times New Roman"/>
                <w:color w:val="000000"/>
                <w:sz w:val="12"/>
                <w:szCs w:val="12"/>
              </w:rPr>
              <w:t xml:space="preserve"> to ensure CSP quality standards are met and returned to the contractor for minor revision no more than once per submission.</w:t>
            </w:r>
          </w:p>
          <w:p w14:paraId="1E650D35" w14:textId="77777777" w:rsidR="00714571" w:rsidRPr="00714571" w:rsidRDefault="00714571" w:rsidP="003804E4">
            <w:pPr>
              <w:spacing w:after="0"/>
              <w:rPr>
                <w:rFonts w:ascii="Times New Roman" w:hAnsi="Times New Roman" w:cs="Times New Roman"/>
                <w:color w:val="000000"/>
                <w:sz w:val="12"/>
                <w:szCs w:val="12"/>
              </w:rPr>
            </w:pPr>
          </w:p>
          <w:p w14:paraId="25B8770F" w14:textId="77777777" w:rsidR="00714571" w:rsidRPr="00714571" w:rsidRDefault="00714571" w:rsidP="003804E4">
            <w:pPr>
              <w:tabs>
                <w:tab w:val="left" w:pos="241"/>
              </w:tabs>
              <w:spacing w:after="0"/>
              <w:ind w:left="-14"/>
              <w:rPr>
                <w:rFonts w:ascii="Times New Roman" w:hAnsi="Times New Roman" w:cs="Times New Roman"/>
                <w:sz w:val="12"/>
                <w:szCs w:val="12"/>
              </w:rPr>
            </w:pPr>
            <w:proofErr w:type="gramStart"/>
            <w:r w:rsidRPr="00714571">
              <w:rPr>
                <w:rFonts w:ascii="Times New Roman" w:hAnsi="Times New Roman" w:cs="Times New Roman"/>
                <w:color w:val="000000"/>
                <w:sz w:val="12"/>
                <w:szCs w:val="12"/>
              </w:rPr>
              <w:t>Contractor</w:t>
            </w:r>
            <w:proofErr w:type="gramEnd"/>
            <w:r w:rsidRPr="00714571">
              <w:rPr>
                <w:rFonts w:ascii="Times New Roman" w:hAnsi="Times New Roman" w:cs="Times New Roman"/>
                <w:color w:val="000000"/>
                <w:sz w:val="12"/>
                <w:szCs w:val="12"/>
              </w:rPr>
              <w:t xml:space="preserve"> shall respond to the </w:t>
            </w:r>
            <w:proofErr w:type="gramStart"/>
            <w:r w:rsidRPr="00714571">
              <w:rPr>
                <w:rFonts w:ascii="Times New Roman" w:hAnsi="Times New Roman" w:cs="Times New Roman"/>
                <w:color w:val="000000"/>
                <w:sz w:val="12"/>
                <w:szCs w:val="12"/>
              </w:rPr>
              <w:t>leads</w:t>
            </w:r>
            <w:proofErr w:type="gramEnd"/>
            <w:r w:rsidRPr="00714571">
              <w:rPr>
                <w:rFonts w:ascii="Times New Roman" w:hAnsi="Times New Roman" w:cs="Times New Roman"/>
                <w:color w:val="000000"/>
                <w:sz w:val="12"/>
                <w:szCs w:val="12"/>
              </w:rPr>
              <w:t xml:space="preserve"> calls and questions/queries in a timely manner (within a 24-hour period or timeline requested).</w:t>
            </w:r>
          </w:p>
        </w:tc>
        <w:tc>
          <w:tcPr>
            <w:tcW w:w="994" w:type="pct"/>
          </w:tcPr>
          <w:p w14:paraId="30BC34E5"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color w:val="000000"/>
                <w:sz w:val="12"/>
                <w:szCs w:val="12"/>
              </w:rPr>
              <w:t>Meets standard 95% of the time</w:t>
            </w:r>
          </w:p>
        </w:tc>
        <w:tc>
          <w:tcPr>
            <w:tcW w:w="1087" w:type="pct"/>
          </w:tcPr>
          <w:p w14:paraId="3F4602B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Visit Site Visit reports, investigator summaries and applicable attachments required revisions (pre, during and post visit communication)</w:t>
            </w:r>
          </w:p>
          <w:p w14:paraId="7BE40CC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How</w:t>
            </w:r>
            <w:r w:rsidRPr="00714571">
              <w:rPr>
                <w:rFonts w:ascii="Times New Roman" w:hAnsi="Times New Roman" w:cs="Times New Roman"/>
                <w:bCs/>
                <w:color w:val="000000"/>
                <w:sz w:val="12"/>
                <w:szCs w:val="12"/>
              </w:rPr>
              <w:t>: Email and telephone</w:t>
            </w:r>
            <w:r w:rsidRPr="00714571">
              <w:rPr>
                <w:rFonts w:ascii="Times New Roman" w:hAnsi="Times New Roman" w:cs="Times New Roman"/>
                <w:b/>
                <w:color w:val="000000"/>
                <w:sz w:val="12"/>
                <w:szCs w:val="12"/>
              </w:rPr>
              <w:t xml:space="preserve"> </w:t>
            </w:r>
            <w:r w:rsidRPr="00714571">
              <w:rPr>
                <w:rFonts w:ascii="Times New Roman" w:hAnsi="Times New Roman" w:cs="Times New Roman"/>
                <w:color w:val="000000"/>
                <w:sz w:val="12"/>
                <w:szCs w:val="12"/>
              </w:rPr>
              <w:t xml:space="preserve">communication </w:t>
            </w:r>
          </w:p>
          <w:p w14:paraId="76CB6C15"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Each visit</w:t>
            </w:r>
          </w:p>
          <w:p w14:paraId="74FE6593"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Lead, Program Manager and/or COR</w:t>
            </w:r>
          </w:p>
          <w:p w14:paraId="5E8BB3A8"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30782C98"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5BAB31F3" w14:textId="77777777" w:rsidTr="00714571">
        <w:tc>
          <w:tcPr>
            <w:tcW w:w="807" w:type="pct"/>
          </w:tcPr>
          <w:p w14:paraId="577BAB22"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2 – CRQA Visits </w:t>
            </w:r>
            <w:r w:rsidRPr="00714571">
              <w:rPr>
                <w:rFonts w:ascii="Times New Roman" w:hAnsi="Times New Roman" w:cs="Times New Roman"/>
                <w:bCs/>
                <w:sz w:val="12"/>
                <w:szCs w:val="12"/>
                <w:u w:val="single"/>
              </w:rPr>
              <w:t>without</w:t>
            </w:r>
            <w:r w:rsidRPr="00714571">
              <w:rPr>
                <w:rFonts w:ascii="Times New Roman" w:hAnsi="Times New Roman" w:cs="Times New Roman"/>
                <w:bCs/>
                <w:sz w:val="12"/>
                <w:szCs w:val="12"/>
              </w:rPr>
              <w:t xml:space="preserve"> pre and post work (INCLUDES PORTAL-TO-PORTAL TRAVEL TIME) [CLIN 1]</w:t>
            </w:r>
          </w:p>
          <w:p w14:paraId="3E612C17" w14:textId="77777777" w:rsidR="00714571" w:rsidRPr="00714571" w:rsidRDefault="00714571" w:rsidP="003804E4">
            <w:pPr>
              <w:spacing w:after="0"/>
              <w:rPr>
                <w:rFonts w:ascii="Times New Roman" w:hAnsi="Times New Roman" w:cs="Times New Roman"/>
                <w:bCs/>
                <w:sz w:val="12"/>
                <w:szCs w:val="12"/>
              </w:rPr>
            </w:pPr>
          </w:p>
        </w:tc>
        <w:tc>
          <w:tcPr>
            <w:tcW w:w="404" w:type="pct"/>
          </w:tcPr>
          <w:p w14:paraId="30E5480C"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Subtask 2a, 2b</w:t>
            </w:r>
          </w:p>
        </w:tc>
        <w:tc>
          <w:tcPr>
            <w:tcW w:w="963" w:type="pct"/>
          </w:tcPr>
          <w:p w14:paraId="6709B81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sz w:val="12"/>
                <w:szCs w:val="12"/>
              </w:rPr>
              <w:t>Provides support to CRQAs, meeting and training attendance if requested.</w:t>
            </w:r>
          </w:p>
          <w:p w14:paraId="7AE85259" w14:textId="77777777" w:rsidR="00714571" w:rsidRPr="00714571" w:rsidRDefault="00714571" w:rsidP="003804E4">
            <w:pPr>
              <w:spacing w:after="0"/>
              <w:ind w:left="60"/>
              <w:rPr>
                <w:rFonts w:ascii="Times New Roman" w:hAnsi="Times New Roman" w:cs="Times New Roman"/>
                <w:color w:val="000000"/>
                <w:sz w:val="12"/>
                <w:szCs w:val="12"/>
              </w:rPr>
            </w:pPr>
          </w:p>
        </w:tc>
        <w:tc>
          <w:tcPr>
            <w:tcW w:w="994" w:type="pct"/>
          </w:tcPr>
          <w:p w14:paraId="3DAC142C"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sz w:val="12"/>
                <w:szCs w:val="12"/>
              </w:rPr>
              <w:t>Meets standard 95% of the time</w:t>
            </w:r>
          </w:p>
        </w:tc>
        <w:tc>
          <w:tcPr>
            <w:tcW w:w="1087" w:type="pct"/>
          </w:tcPr>
          <w:p w14:paraId="0D8EAEE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bCs/>
                <w:color w:val="000000"/>
                <w:sz w:val="12"/>
                <w:szCs w:val="12"/>
              </w:rPr>
              <w:t>Support CRQA support and meeting attendance, training as requested</w:t>
            </w:r>
          </w:p>
          <w:p w14:paraId="35D9BD3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w:t>
            </w:r>
            <w:proofErr w:type="gramStart"/>
            <w:r w:rsidRPr="00714571">
              <w:rPr>
                <w:rFonts w:ascii="Times New Roman" w:hAnsi="Times New Roman" w:cs="Times New Roman"/>
                <w:color w:val="000000"/>
                <w:sz w:val="12"/>
                <w:szCs w:val="12"/>
              </w:rPr>
              <w:t>comprised</w:t>
            </w:r>
            <w:proofErr w:type="gramEnd"/>
            <w:r w:rsidRPr="00714571">
              <w:rPr>
                <w:rFonts w:ascii="Times New Roman" w:hAnsi="Times New Roman" w:cs="Times New Roman"/>
                <w:color w:val="000000"/>
                <w:sz w:val="12"/>
                <w:szCs w:val="12"/>
              </w:rPr>
              <w:t xml:space="preserve"> of various performance tracking reports </w:t>
            </w:r>
          </w:p>
          <w:p w14:paraId="7D3D089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297FCE12"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tc>
        <w:tc>
          <w:tcPr>
            <w:tcW w:w="745" w:type="pct"/>
          </w:tcPr>
          <w:p w14:paraId="27113F04"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0A379901" w14:textId="77777777" w:rsidTr="00714571">
        <w:tc>
          <w:tcPr>
            <w:tcW w:w="807" w:type="pct"/>
          </w:tcPr>
          <w:p w14:paraId="51A82BA4"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Task 3 - GCP Quality Assurance (QA) support to the VA Cooperative Studies Program, Hourly; no travel required [CLIN 2]</w:t>
            </w:r>
          </w:p>
        </w:tc>
        <w:tc>
          <w:tcPr>
            <w:tcW w:w="404" w:type="pct"/>
          </w:tcPr>
          <w:p w14:paraId="3B9F0FC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3a-3g</w:t>
            </w:r>
          </w:p>
        </w:tc>
        <w:tc>
          <w:tcPr>
            <w:tcW w:w="963" w:type="pct"/>
          </w:tcPr>
          <w:p w14:paraId="602D90B9"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Hourly services conducted within the designated times</w:t>
            </w:r>
            <w:r w:rsidRPr="00714571">
              <w:rPr>
                <w:rFonts w:ascii="Times New Roman" w:hAnsi="Times New Roman" w:cs="Times New Roman"/>
                <w:color w:val="000000"/>
                <w:sz w:val="12"/>
                <w:szCs w:val="12"/>
              </w:rPr>
              <w:br/>
            </w:r>
          </w:p>
        </w:tc>
        <w:tc>
          <w:tcPr>
            <w:tcW w:w="994" w:type="pct"/>
          </w:tcPr>
          <w:p w14:paraId="4F15E8F7"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16972AD1"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40525AA9"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Provides GCP QAS hourly support as requested</w:t>
            </w:r>
          </w:p>
          <w:p w14:paraId="326CCADB"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bCs/>
                <w:color w:val="000000"/>
                <w:sz w:val="12"/>
                <w:szCs w:val="12"/>
              </w:rPr>
              <w:t>Feedback from requestor</w:t>
            </w:r>
            <w:r w:rsidRPr="00714571">
              <w:rPr>
                <w:rFonts w:ascii="Times New Roman" w:hAnsi="Times New Roman" w:cs="Times New Roman"/>
                <w:b/>
                <w:color w:val="000000"/>
                <w:sz w:val="12"/>
                <w:szCs w:val="12"/>
              </w:rPr>
              <w:t xml:space="preserve"> </w:t>
            </w:r>
          </w:p>
          <w:p w14:paraId="12AEF5A6"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5D129CB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2E13409F" w14:textId="77777777" w:rsidR="00714571" w:rsidRPr="00714571" w:rsidRDefault="00714571" w:rsidP="003804E4">
            <w:pPr>
              <w:spacing w:after="0"/>
              <w:rPr>
                <w:rFonts w:ascii="Times New Roman" w:hAnsi="Times New Roman" w:cs="Times New Roman"/>
                <w:sz w:val="12"/>
                <w:szCs w:val="12"/>
              </w:rPr>
            </w:pPr>
          </w:p>
        </w:tc>
        <w:tc>
          <w:tcPr>
            <w:tcW w:w="745" w:type="pct"/>
          </w:tcPr>
          <w:p w14:paraId="33A2DE51"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lastRenderedPageBreak/>
              <w:t>Positive Performance Rating</w:t>
            </w:r>
          </w:p>
        </w:tc>
      </w:tr>
      <w:tr w:rsidR="00714571" w:rsidRPr="00714571" w14:paraId="16B46D15" w14:textId="77777777" w:rsidTr="00714571">
        <w:tc>
          <w:tcPr>
            <w:tcW w:w="807" w:type="pct"/>
          </w:tcPr>
          <w:p w14:paraId="11F56B19"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Task 3 - GCP Quality Assurance (QA) support to the VA Cooperative Studies Program, Hourly; no travel required [CLIN 2]</w:t>
            </w:r>
          </w:p>
        </w:tc>
        <w:tc>
          <w:tcPr>
            <w:tcW w:w="404" w:type="pct"/>
          </w:tcPr>
          <w:p w14:paraId="0F1A463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3h</w:t>
            </w:r>
          </w:p>
        </w:tc>
        <w:tc>
          <w:tcPr>
            <w:tcW w:w="963" w:type="pct"/>
          </w:tcPr>
          <w:p w14:paraId="7E05A025" w14:textId="77777777" w:rsidR="00714571" w:rsidRPr="00714571" w:rsidRDefault="00714571" w:rsidP="003804E4">
            <w:pPr>
              <w:tabs>
                <w:tab w:val="left" w:pos="900"/>
              </w:tabs>
              <w:contextualSpacing/>
              <w:rPr>
                <w:rFonts w:ascii="Times New Roman" w:hAnsi="Times New Roman" w:cs="Times New Roman"/>
                <w:sz w:val="12"/>
                <w:szCs w:val="12"/>
              </w:rPr>
            </w:pPr>
            <w:r w:rsidRPr="00714571">
              <w:rPr>
                <w:rFonts w:ascii="Times New Roman" w:hAnsi="Times New Roman" w:cs="Times New Roman"/>
                <w:sz w:val="12"/>
                <w:szCs w:val="12"/>
              </w:rPr>
              <w:t xml:space="preserve">The SDR shall finalize and approve reports prior to distribution. </w:t>
            </w:r>
          </w:p>
          <w:p w14:paraId="38DDB3A9" w14:textId="77777777" w:rsidR="00714571" w:rsidRPr="00714571" w:rsidRDefault="00714571" w:rsidP="003804E4">
            <w:pPr>
              <w:spacing w:after="0"/>
              <w:rPr>
                <w:rFonts w:ascii="Times New Roman" w:hAnsi="Times New Roman" w:cs="Times New Roman"/>
                <w:color w:val="000000"/>
                <w:sz w:val="12"/>
                <w:szCs w:val="12"/>
              </w:rPr>
            </w:pPr>
          </w:p>
        </w:tc>
        <w:tc>
          <w:tcPr>
            <w:tcW w:w="994" w:type="pct"/>
          </w:tcPr>
          <w:p w14:paraId="2C423CE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04282479"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130BD74E"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Provides GCP QAS hourly support as requested</w:t>
            </w:r>
          </w:p>
          <w:p w14:paraId="484F784B"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bCs/>
                <w:color w:val="000000"/>
                <w:sz w:val="12"/>
                <w:szCs w:val="12"/>
              </w:rPr>
              <w:t>Feedback from requestor</w:t>
            </w:r>
            <w:r w:rsidRPr="00714571">
              <w:rPr>
                <w:rFonts w:ascii="Times New Roman" w:hAnsi="Times New Roman" w:cs="Times New Roman"/>
                <w:b/>
                <w:color w:val="000000"/>
                <w:sz w:val="12"/>
                <w:szCs w:val="12"/>
              </w:rPr>
              <w:t xml:space="preserve"> </w:t>
            </w:r>
          </w:p>
          <w:p w14:paraId="2BC6AE7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0020B1B4"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014DF407"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26975569" w14:textId="77777777" w:rsidR="00714571" w:rsidRPr="00714571" w:rsidRDefault="00714571" w:rsidP="003804E4">
            <w:pPr>
              <w:spacing w:after="0"/>
              <w:rPr>
                <w:rFonts w:ascii="Times New Roman" w:eastAsia="Times New Roman" w:hAnsi="Times New Roman" w:cs="Times New Roman"/>
                <w:bCs/>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66A13CE5" w14:textId="77777777" w:rsidTr="00714571">
        <w:tc>
          <w:tcPr>
            <w:tcW w:w="807" w:type="pct"/>
          </w:tcPr>
          <w:p w14:paraId="22C985D0"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The Contractor shall complete mandatory VHA training (Privacy, HIPAA, Ethics, Information Security, GCP, and others as assigned.</w:t>
            </w:r>
          </w:p>
        </w:tc>
        <w:tc>
          <w:tcPr>
            <w:tcW w:w="404" w:type="pct"/>
          </w:tcPr>
          <w:p w14:paraId="281F457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18</w:t>
            </w:r>
          </w:p>
        </w:tc>
        <w:tc>
          <w:tcPr>
            <w:tcW w:w="963" w:type="pct"/>
          </w:tcPr>
          <w:p w14:paraId="52B8DC51"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 xml:space="preserve">Training </w:t>
            </w:r>
            <w:proofErr w:type="gramStart"/>
            <w:r w:rsidRPr="00714571">
              <w:rPr>
                <w:rFonts w:ascii="Times New Roman" w:hAnsi="Times New Roman" w:cs="Times New Roman"/>
                <w:color w:val="000000"/>
                <w:sz w:val="12"/>
                <w:szCs w:val="12"/>
              </w:rPr>
              <w:t>completed</w:t>
            </w:r>
            <w:proofErr w:type="gramEnd"/>
            <w:r w:rsidRPr="00714571">
              <w:rPr>
                <w:rFonts w:ascii="Times New Roman" w:hAnsi="Times New Roman" w:cs="Times New Roman"/>
                <w:color w:val="000000"/>
                <w:sz w:val="12"/>
                <w:szCs w:val="12"/>
              </w:rPr>
              <w:t xml:space="preserve"> on time and currency maintained.</w:t>
            </w:r>
          </w:p>
          <w:p w14:paraId="18E8F375"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ZERO overdue training prior to performing scheduled contract tasks (i.e. scheduled visit)</w:t>
            </w:r>
          </w:p>
        </w:tc>
        <w:tc>
          <w:tcPr>
            <w:tcW w:w="994" w:type="pct"/>
          </w:tcPr>
          <w:p w14:paraId="3BD095C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100% of time</w:t>
            </w:r>
          </w:p>
          <w:p w14:paraId="4C0F2865"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7C8D8580"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Training records and reports.</w:t>
            </w:r>
          </w:p>
          <w:p w14:paraId="5C478565"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Verify status in the VA Talent Management System (TMS)</w:t>
            </w:r>
          </w:p>
          <w:p w14:paraId="3ED5644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When required</w:t>
            </w:r>
          </w:p>
          <w:p w14:paraId="1B7604C4"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tc>
        <w:tc>
          <w:tcPr>
            <w:tcW w:w="745" w:type="pct"/>
          </w:tcPr>
          <w:p w14:paraId="19A1936B"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3CA32215" w14:textId="77777777" w:rsidTr="00714571">
        <w:tc>
          <w:tcPr>
            <w:tcW w:w="807" w:type="pct"/>
          </w:tcPr>
          <w:p w14:paraId="52AA12E7" w14:textId="77777777" w:rsidR="00714571" w:rsidRPr="00714571" w:rsidRDefault="00714571" w:rsidP="003804E4">
            <w:pPr>
              <w:spacing w:after="0"/>
              <w:rPr>
                <w:rFonts w:ascii="Times New Roman" w:hAnsi="Times New Roman" w:cs="Times New Roman"/>
                <w:bCs/>
                <w:color w:val="000000"/>
                <w:sz w:val="12"/>
                <w:szCs w:val="12"/>
              </w:rPr>
            </w:pPr>
            <w:r w:rsidRPr="00714571">
              <w:rPr>
                <w:rFonts w:ascii="Times New Roman" w:hAnsi="Times New Roman" w:cs="Times New Roman"/>
                <w:bCs/>
                <w:color w:val="000000"/>
                <w:sz w:val="12"/>
                <w:szCs w:val="12"/>
              </w:rPr>
              <w:t xml:space="preserve">Services </w:t>
            </w:r>
          </w:p>
          <w:p w14:paraId="61A40F78" w14:textId="77777777" w:rsidR="00714571" w:rsidRPr="00714571" w:rsidRDefault="00714571" w:rsidP="003804E4">
            <w:pPr>
              <w:spacing w:after="0"/>
              <w:rPr>
                <w:rFonts w:ascii="Times New Roman" w:hAnsi="Times New Roman" w:cs="Times New Roman"/>
                <w:bCs/>
                <w:sz w:val="12"/>
                <w:szCs w:val="12"/>
              </w:rPr>
            </w:pPr>
            <w:r w:rsidRPr="00714571">
              <w:rPr>
                <w:rFonts w:ascii="Times New Roman" w:hAnsi="Times New Roman" w:cs="Times New Roman"/>
                <w:bCs/>
                <w:color w:val="000000"/>
                <w:sz w:val="12"/>
                <w:szCs w:val="12"/>
              </w:rPr>
              <w:t>(Travel arrangements and Reimbursement)</w:t>
            </w:r>
          </w:p>
        </w:tc>
        <w:tc>
          <w:tcPr>
            <w:tcW w:w="404" w:type="pct"/>
          </w:tcPr>
          <w:p w14:paraId="6DF2497B" w14:textId="77777777" w:rsidR="00714571" w:rsidRPr="00714571" w:rsidRDefault="00714571" w:rsidP="003804E4">
            <w:pPr>
              <w:spacing w:after="0"/>
              <w:rPr>
                <w:rFonts w:ascii="Times New Roman" w:hAnsi="Times New Roman" w:cs="Times New Roman"/>
                <w:bCs/>
                <w:sz w:val="12"/>
                <w:szCs w:val="12"/>
              </w:rPr>
            </w:pPr>
            <w:r w:rsidRPr="00714571">
              <w:rPr>
                <w:rFonts w:ascii="Times New Roman" w:hAnsi="Times New Roman" w:cs="Times New Roman"/>
                <w:bCs/>
                <w:sz w:val="12"/>
                <w:szCs w:val="12"/>
              </w:rPr>
              <w:t>3</w:t>
            </w:r>
          </w:p>
        </w:tc>
        <w:tc>
          <w:tcPr>
            <w:tcW w:w="963" w:type="pct"/>
          </w:tcPr>
          <w:p w14:paraId="02F9DA31" w14:textId="77777777" w:rsidR="00714571" w:rsidRPr="00714571" w:rsidRDefault="00714571" w:rsidP="003804E4">
            <w:pPr>
              <w:spacing w:after="120"/>
              <w:contextualSpacing/>
              <w:rPr>
                <w:rFonts w:ascii="Times New Roman" w:hAnsi="Times New Roman" w:cs="Times New Roman"/>
                <w:sz w:val="12"/>
                <w:szCs w:val="12"/>
              </w:rPr>
            </w:pPr>
            <w:r w:rsidRPr="00714571">
              <w:rPr>
                <w:rFonts w:ascii="Times New Roman" w:hAnsi="Times New Roman" w:cs="Times New Roman"/>
                <w:color w:val="000000"/>
                <w:sz w:val="12"/>
                <w:szCs w:val="12"/>
              </w:rPr>
              <w:t>The Contractor shall schedule, book, and select and provide documentation of travel modes, airfare, hotels, rental cars and other travel related expense at the lowest cost to government and submit travel documentation for purposes of receiving payment. Non-conformance will result in a rejected invoice requiring resubmittal.</w:t>
            </w:r>
          </w:p>
        </w:tc>
        <w:tc>
          <w:tcPr>
            <w:tcW w:w="994" w:type="pct"/>
          </w:tcPr>
          <w:p w14:paraId="4634297F"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Meets standard 100% of the time unless mitigating circumstances, such as weather or emergency disaster. Communication with COR, SMART Leadership required.</w:t>
            </w:r>
          </w:p>
        </w:tc>
        <w:tc>
          <w:tcPr>
            <w:tcW w:w="1087" w:type="pct"/>
          </w:tcPr>
          <w:p w14:paraId="5A28C09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Travel scheduling, arrangements and documentation</w:t>
            </w:r>
          </w:p>
          <w:p w14:paraId="6871F87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Compare submitted documents to SMART provided Travel Documentation Checklist</w:t>
            </w:r>
          </w:p>
          <w:p w14:paraId="7756A8C0"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color w:val="000000"/>
                <w:sz w:val="12"/>
                <w:szCs w:val="12"/>
              </w:rPr>
              <w:t>Each visit</w:t>
            </w:r>
            <w:r w:rsidRPr="00714571">
              <w:rPr>
                <w:rFonts w:ascii="Times New Roman" w:hAnsi="Times New Roman" w:cs="Times New Roman"/>
                <w:b/>
                <w:bCs/>
                <w:color w:val="000000"/>
                <w:sz w:val="12"/>
                <w:szCs w:val="12"/>
              </w:rPr>
              <w:t xml:space="preserve">, </w:t>
            </w:r>
            <w:proofErr w:type="gramStart"/>
            <w:r w:rsidRPr="00714571">
              <w:rPr>
                <w:rFonts w:ascii="Times New Roman" w:hAnsi="Times New Roman" w:cs="Times New Roman"/>
                <w:color w:val="000000"/>
                <w:sz w:val="12"/>
                <w:szCs w:val="12"/>
              </w:rPr>
              <w:t>Once</w:t>
            </w:r>
            <w:proofErr w:type="gramEnd"/>
            <w:r w:rsidRPr="00714571">
              <w:rPr>
                <w:rFonts w:ascii="Times New Roman" w:hAnsi="Times New Roman" w:cs="Times New Roman"/>
                <w:color w:val="000000"/>
                <w:sz w:val="12"/>
                <w:szCs w:val="12"/>
              </w:rPr>
              <w:t xml:space="preserve"> submitted</w:t>
            </w:r>
          </w:p>
          <w:p w14:paraId="5294C9A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310A02D6" w14:textId="77777777" w:rsidR="00714571" w:rsidRPr="00714571" w:rsidRDefault="00714571" w:rsidP="003804E4">
            <w:pPr>
              <w:autoSpaceDE w:val="0"/>
              <w:autoSpaceDN w:val="0"/>
              <w:rPr>
                <w:rFonts w:ascii="Times New Roman" w:hAnsi="Times New Roman" w:cs="Times New Roman"/>
                <w:color w:val="000000"/>
                <w:sz w:val="12"/>
                <w:szCs w:val="12"/>
              </w:rPr>
            </w:pPr>
          </w:p>
          <w:p w14:paraId="681B916C" w14:textId="77777777" w:rsidR="00714571" w:rsidRPr="00714571" w:rsidRDefault="00714571" w:rsidP="003804E4">
            <w:pPr>
              <w:autoSpaceDE w:val="0"/>
              <w:autoSpaceDN w:val="0"/>
              <w:rPr>
                <w:rFonts w:ascii="Times New Roman" w:hAnsi="Times New Roman" w:cs="Times New Roman"/>
                <w:color w:val="000000"/>
                <w:sz w:val="12"/>
                <w:szCs w:val="12"/>
              </w:rPr>
            </w:pPr>
          </w:p>
          <w:p w14:paraId="04A6D998" w14:textId="77777777" w:rsidR="00714571" w:rsidRPr="00714571" w:rsidRDefault="00714571" w:rsidP="003804E4">
            <w:pPr>
              <w:autoSpaceDE w:val="0"/>
              <w:autoSpaceDN w:val="0"/>
              <w:rPr>
                <w:rFonts w:ascii="Times New Roman" w:hAnsi="Times New Roman" w:cs="Times New Roman"/>
                <w:color w:val="000000"/>
                <w:sz w:val="12"/>
                <w:szCs w:val="12"/>
              </w:rPr>
            </w:pPr>
          </w:p>
          <w:p w14:paraId="0FF64B47" w14:textId="77777777" w:rsidR="00714571" w:rsidRPr="00714571" w:rsidRDefault="00714571" w:rsidP="003804E4">
            <w:pPr>
              <w:spacing w:after="0"/>
              <w:rPr>
                <w:rFonts w:ascii="Times New Roman" w:hAnsi="Times New Roman" w:cs="Times New Roman"/>
                <w:sz w:val="12"/>
                <w:szCs w:val="12"/>
              </w:rPr>
            </w:pPr>
          </w:p>
        </w:tc>
        <w:tc>
          <w:tcPr>
            <w:tcW w:w="745" w:type="pct"/>
          </w:tcPr>
          <w:p w14:paraId="76B298F7"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1A7A5031" w14:textId="77777777" w:rsidTr="00714571">
        <w:tc>
          <w:tcPr>
            <w:tcW w:w="807" w:type="pct"/>
          </w:tcPr>
          <w:p w14:paraId="595F5E43"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Invoicing</w:t>
            </w:r>
          </w:p>
        </w:tc>
        <w:tc>
          <w:tcPr>
            <w:tcW w:w="404" w:type="pct"/>
          </w:tcPr>
          <w:p w14:paraId="3AB019FD"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19</w:t>
            </w:r>
          </w:p>
        </w:tc>
        <w:tc>
          <w:tcPr>
            <w:tcW w:w="963" w:type="pct"/>
          </w:tcPr>
          <w:p w14:paraId="10E1DD19" w14:textId="77777777" w:rsidR="00714571" w:rsidRPr="00714571" w:rsidRDefault="00714571" w:rsidP="003804E4">
            <w:pPr>
              <w:autoSpaceDE w:val="0"/>
              <w:autoSpaceDN w:val="0"/>
              <w:spacing w:after="0"/>
              <w:rPr>
                <w:rFonts w:ascii="Times New Roman" w:hAnsi="Times New Roman" w:cs="Times New Roman"/>
                <w:sz w:val="12"/>
                <w:szCs w:val="12"/>
              </w:rPr>
            </w:pPr>
            <w:r w:rsidRPr="00714571">
              <w:rPr>
                <w:rFonts w:ascii="Times New Roman" w:hAnsi="Times New Roman" w:cs="Times New Roman"/>
                <w:color w:val="000000"/>
                <w:sz w:val="12"/>
                <w:szCs w:val="12"/>
              </w:rPr>
              <w:t xml:space="preserve">Within 30 days of visit or QAS </w:t>
            </w:r>
            <w:r w:rsidRPr="00714571">
              <w:rPr>
                <w:rFonts w:ascii="Times New Roman" w:hAnsi="Times New Roman" w:cs="Times New Roman"/>
                <w:sz w:val="12"/>
                <w:szCs w:val="12"/>
              </w:rPr>
              <w:t xml:space="preserve">And after all QA services are complete and all associated QA documents are submitted. </w:t>
            </w:r>
          </w:p>
          <w:p w14:paraId="43EBC7EC" w14:textId="77777777" w:rsidR="00714571" w:rsidRPr="00714571" w:rsidRDefault="00714571" w:rsidP="003804E4">
            <w:pPr>
              <w:autoSpaceDE w:val="0"/>
              <w:autoSpaceDN w:val="0"/>
              <w:spacing w:after="0"/>
              <w:rPr>
                <w:rFonts w:ascii="Times New Roman" w:hAnsi="Times New Roman" w:cs="Times New Roman"/>
                <w:sz w:val="12"/>
                <w:szCs w:val="12"/>
              </w:rPr>
            </w:pPr>
          </w:p>
          <w:p w14:paraId="47617948"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Contractor (PRIME if there are Subcontractors) shall review and submit any subcontractor invoices and travel reimbursement documents.</w:t>
            </w:r>
          </w:p>
        </w:tc>
        <w:tc>
          <w:tcPr>
            <w:tcW w:w="994" w:type="pct"/>
          </w:tcPr>
          <w:p w14:paraId="0176A31D"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Meets standard 90% of the time.</w:t>
            </w:r>
          </w:p>
          <w:p w14:paraId="3F5C4EDA" w14:textId="77777777" w:rsidR="00714571" w:rsidRPr="00714571" w:rsidRDefault="00714571" w:rsidP="003804E4">
            <w:pPr>
              <w:spacing w:after="0"/>
              <w:rPr>
                <w:rFonts w:ascii="Times New Roman" w:hAnsi="Times New Roman" w:cs="Times New Roman"/>
                <w:b/>
                <w:bCs/>
                <w:sz w:val="12"/>
                <w:szCs w:val="12"/>
              </w:rPr>
            </w:pPr>
          </w:p>
        </w:tc>
        <w:tc>
          <w:tcPr>
            <w:tcW w:w="1087" w:type="pct"/>
          </w:tcPr>
          <w:p w14:paraId="5349C754"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What: </w:t>
            </w:r>
            <w:r w:rsidRPr="00714571">
              <w:rPr>
                <w:rFonts w:ascii="Times New Roman" w:hAnsi="Times New Roman" w:cs="Times New Roman"/>
                <w:sz w:val="12"/>
                <w:szCs w:val="12"/>
              </w:rPr>
              <w:t>Travel documentation, Invoices</w:t>
            </w:r>
          </w:p>
          <w:p w14:paraId="5070C76B"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How: </w:t>
            </w:r>
            <w:r w:rsidRPr="00714571">
              <w:rPr>
                <w:rFonts w:ascii="Times New Roman" w:hAnsi="Times New Roman" w:cs="Times New Roman"/>
                <w:sz w:val="12"/>
                <w:szCs w:val="12"/>
              </w:rPr>
              <w:t>Compare submitted documents to SMART provided Travel Documentation Checklist</w:t>
            </w:r>
          </w:p>
          <w:p w14:paraId="119F2EEA"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Frequency: </w:t>
            </w:r>
            <w:r w:rsidRPr="00714571">
              <w:rPr>
                <w:rFonts w:ascii="Times New Roman" w:hAnsi="Times New Roman" w:cs="Times New Roman"/>
                <w:sz w:val="12"/>
                <w:szCs w:val="12"/>
              </w:rPr>
              <w:t>Once submitted</w:t>
            </w:r>
          </w:p>
          <w:p w14:paraId="22D76EB9"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Who: </w:t>
            </w:r>
            <w:r w:rsidRPr="00714571">
              <w:rPr>
                <w:rFonts w:ascii="Times New Roman" w:hAnsi="Times New Roman" w:cs="Times New Roman"/>
                <w:sz w:val="12"/>
                <w:szCs w:val="12"/>
              </w:rPr>
              <w:t>SMART Program Manager and/or COR</w:t>
            </w:r>
          </w:p>
          <w:p w14:paraId="3DBF6D06" w14:textId="77777777" w:rsidR="00714571" w:rsidRPr="00714571" w:rsidRDefault="00714571" w:rsidP="003804E4">
            <w:pPr>
              <w:spacing w:after="0"/>
              <w:rPr>
                <w:rFonts w:ascii="Times New Roman" w:hAnsi="Times New Roman" w:cs="Times New Roman"/>
                <w:sz w:val="12"/>
                <w:szCs w:val="12"/>
              </w:rPr>
            </w:pPr>
          </w:p>
        </w:tc>
        <w:tc>
          <w:tcPr>
            <w:tcW w:w="745" w:type="pct"/>
          </w:tcPr>
          <w:p w14:paraId="73C65365"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bl>
    <w:p w14:paraId="6BCC0949" w14:textId="77777777" w:rsidR="00714571" w:rsidRPr="007735FE" w:rsidRDefault="00714571" w:rsidP="00FB55AE">
      <w:pPr>
        <w:ind w:left="360"/>
        <w:rPr>
          <w:rFonts w:ascii="Times New Roman" w:hAnsi="Times New Roman" w:cs="Times New Roman"/>
          <w:b/>
        </w:rPr>
      </w:pPr>
    </w:p>
    <w:sectPr w:rsidR="00714571" w:rsidRPr="00773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ADA"/>
    <w:multiLevelType w:val="hybridMultilevel"/>
    <w:tmpl w:val="EA4289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F2781F"/>
    <w:multiLevelType w:val="hybridMultilevel"/>
    <w:tmpl w:val="106A2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A7034C"/>
    <w:multiLevelType w:val="hybridMultilevel"/>
    <w:tmpl w:val="54F0CBCA"/>
    <w:lvl w:ilvl="0" w:tplc="04090003">
      <w:start w:val="1"/>
      <w:numFmt w:val="bullet"/>
      <w:lvlText w:val="o"/>
      <w:lvlJc w:val="left"/>
      <w:pPr>
        <w:tabs>
          <w:tab w:val="num" w:pos="2520"/>
        </w:tabs>
        <w:ind w:left="2520" w:hanging="360"/>
      </w:pPr>
      <w:rPr>
        <w:rFonts w:ascii="Courier New" w:hAnsi="Courier New" w:cs="Courier New"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hint="default"/>
      </w:rPr>
    </w:lvl>
    <w:lvl w:ilvl="6" w:tplc="04090001">
      <w:start w:val="1"/>
      <w:numFmt w:val="bullet"/>
      <w:lvlText w:val=""/>
      <w:lvlJc w:val="left"/>
      <w:pPr>
        <w:tabs>
          <w:tab w:val="num" w:pos="6840"/>
        </w:tabs>
        <w:ind w:left="6840" w:hanging="360"/>
      </w:pPr>
      <w:rPr>
        <w:rFonts w:ascii="Symbol" w:hAnsi="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22DE554D"/>
    <w:multiLevelType w:val="hybridMultilevel"/>
    <w:tmpl w:val="6CC67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9E08B7"/>
    <w:multiLevelType w:val="hybridMultilevel"/>
    <w:tmpl w:val="D14E3C7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015D8"/>
    <w:multiLevelType w:val="hybridMultilevel"/>
    <w:tmpl w:val="69C2A5E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26071C74"/>
    <w:multiLevelType w:val="hybridMultilevel"/>
    <w:tmpl w:val="143EFDFE"/>
    <w:lvl w:ilvl="0" w:tplc="FE06CB18">
      <w:start w:val="1"/>
      <w:numFmt w:val="upperLetter"/>
      <w:lvlText w:val="%1."/>
      <w:lvlJc w:val="left"/>
      <w:pPr>
        <w:ind w:left="4230" w:hanging="720"/>
      </w:pPr>
    </w:lvl>
    <w:lvl w:ilvl="1" w:tplc="0409001B">
      <w:start w:val="1"/>
      <w:numFmt w:val="lowerRoman"/>
      <w:lvlText w:val="%2."/>
      <w:lvlJc w:val="right"/>
      <w:pPr>
        <w:ind w:left="4230" w:hanging="360"/>
      </w:pPr>
    </w:lvl>
    <w:lvl w:ilvl="2" w:tplc="9410BD8C">
      <w:start w:val="1"/>
      <w:numFmt w:val="upperLetter"/>
      <w:lvlText w:val="%3."/>
      <w:lvlJc w:val="left"/>
      <w:pPr>
        <w:ind w:left="5166" w:hanging="396"/>
      </w:pPr>
    </w:lvl>
    <w:lvl w:ilvl="3" w:tplc="0409000F">
      <w:start w:val="1"/>
      <w:numFmt w:val="decimal"/>
      <w:lvlText w:val="%4."/>
      <w:lvlJc w:val="left"/>
      <w:pPr>
        <w:ind w:left="5670" w:hanging="360"/>
      </w:pPr>
    </w:lvl>
    <w:lvl w:ilvl="4" w:tplc="04090019">
      <w:start w:val="1"/>
      <w:numFmt w:val="lowerLetter"/>
      <w:lvlText w:val="%5."/>
      <w:lvlJc w:val="left"/>
      <w:pPr>
        <w:ind w:left="6390" w:hanging="360"/>
      </w:pPr>
    </w:lvl>
    <w:lvl w:ilvl="5" w:tplc="0409001B">
      <w:start w:val="1"/>
      <w:numFmt w:val="lowerRoman"/>
      <w:lvlText w:val="%6."/>
      <w:lvlJc w:val="right"/>
      <w:pPr>
        <w:ind w:left="7110" w:hanging="180"/>
      </w:pPr>
    </w:lvl>
    <w:lvl w:ilvl="6" w:tplc="0409000F">
      <w:start w:val="1"/>
      <w:numFmt w:val="decimal"/>
      <w:lvlText w:val="%7."/>
      <w:lvlJc w:val="left"/>
      <w:pPr>
        <w:ind w:left="7830" w:hanging="360"/>
      </w:pPr>
    </w:lvl>
    <w:lvl w:ilvl="7" w:tplc="04090019">
      <w:start w:val="1"/>
      <w:numFmt w:val="lowerLetter"/>
      <w:lvlText w:val="%8."/>
      <w:lvlJc w:val="left"/>
      <w:pPr>
        <w:ind w:left="8550" w:hanging="360"/>
      </w:pPr>
    </w:lvl>
    <w:lvl w:ilvl="8" w:tplc="0409001B">
      <w:start w:val="1"/>
      <w:numFmt w:val="lowerRoman"/>
      <w:lvlText w:val="%9."/>
      <w:lvlJc w:val="right"/>
      <w:pPr>
        <w:ind w:left="9270" w:hanging="180"/>
      </w:pPr>
    </w:lvl>
  </w:abstractNum>
  <w:abstractNum w:abstractNumId="7" w15:restartNumberingAfterBreak="0">
    <w:nsid w:val="2C876D76"/>
    <w:multiLevelType w:val="hybridMultilevel"/>
    <w:tmpl w:val="688084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6EE7680"/>
    <w:multiLevelType w:val="hybridMultilevel"/>
    <w:tmpl w:val="CA34C8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EB5A36"/>
    <w:multiLevelType w:val="hybridMultilevel"/>
    <w:tmpl w:val="76A41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E143D8D"/>
    <w:multiLevelType w:val="hybridMultilevel"/>
    <w:tmpl w:val="079E9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FD0206"/>
    <w:multiLevelType w:val="hybridMultilevel"/>
    <w:tmpl w:val="05B8BC28"/>
    <w:lvl w:ilvl="0" w:tplc="04090001">
      <w:start w:val="1"/>
      <w:numFmt w:val="bullet"/>
      <w:lvlText w:val=""/>
      <w:lvlJc w:val="left"/>
      <w:pPr>
        <w:ind w:left="720" w:hanging="360"/>
      </w:pPr>
      <w:rPr>
        <w:rFonts w:ascii="Symbol" w:hAnsi="Symbol" w:hint="default"/>
      </w:rPr>
    </w:lvl>
    <w:lvl w:ilvl="1" w:tplc="F0A209C4">
      <w:start w:val="3"/>
      <w:numFmt w:val="bullet"/>
      <w:lvlText w:val="•"/>
      <w:lvlJc w:val="left"/>
      <w:pPr>
        <w:ind w:left="1440" w:hanging="360"/>
      </w:pPr>
      <w:rPr>
        <w:rFonts w:ascii="Times New Roman" w:eastAsiaTheme="minorHAnsi" w:hAnsi="Times New Roman" w:cs="Times New Roman" w:hint="default"/>
        <w:u w:val="single"/>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01C32"/>
    <w:multiLevelType w:val="hybridMultilevel"/>
    <w:tmpl w:val="9B6C1D9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4AD357C2"/>
    <w:multiLevelType w:val="hybridMultilevel"/>
    <w:tmpl w:val="5E541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734FC5"/>
    <w:multiLevelType w:val="hybridMultilevel"/>
    <w:tmpl w:val="F03A6FF4"/>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1">
      <w:start w:val="1"/>
      <w:numFmt w:val="bullet"/>
      <w:lvlText w:val=""/>
      <w:lvlJc w:val="left"/>
      <w:pPr>
        <w:tabs>
          <w:tab w:val="num" w:pos="5040"/>
        </w:tabs>
        <w:ind w:left="5040" w:hanging="360"/>
      </w:pPr>
      <w:rPr>
        <w:rFonts w:ascii="Symbol" w:hAnsi="Symbol"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54A87618"/>
    <w:multiLevelType w:val="hybridMultilevel"/>
    <w:tmpl w:val="249AA8BC"/>
    <w:lvl w:ilvl="0" w:tplc="B038DE30">
      <w:start w:val="2"/>
      <w:numFmt w:val="decimal"/>
      <w:lvlText w:val="%1."/>
      <w:lvlJc w:val="left"/>
      <w:pPr>
        <w:tabs>
          <w:tab w:val="num" w:pos="1260"/>
        </w:tabs>
        <w:ind w:left="1260" w:hanging="540"/>
      </w:pPr>
    </w:lvl>
    <w:lvl w:ilvl="1" w:tplc="5ECE898A">
      <w:start w:val="1"/>
      <w:numFmt w:val="upperLetter"/>
      <w:lvlText w:val="%2."/>
      <w:lvlJc w:val="left"/>
      <w:pPr>
        <w:tabs>
          <w:tab w:val="num" w:pos="1800"/>
        </w:tabs>
        <w:ind w:left="1800" w:hanging="360"/>
      </w:pPr>
    </w:lvl>
    <w:lvl w:ilvl="2" w:tplc="04090003">
      <w:start w:val="1"/>
      <w:numFmt w:val="bullet"/>
      <w:lvlText w:val="o"/>
      <w:lvlJc w:val="left"/>
      <w:pPr>
        <w:tabs>
          <w:tab w:val="num" w:pos="2700"/>
        </w:tabs>
        <w:ind w:left="2700" w:hanging="360"/>
      </w:pPr>
      <w:rPr>
        <w:rFonts w:ascii="Courier New" w:hAnsi="Courier New" w:cs="Courier New" w:hint="default"/>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5714678C"/>
    <w:multiLevelType w:val="hybridMultilevel"/>
    <w:tmpl w:val="62F6D232"/>
    <w:lvl w:ilvl="0" w:tplc="04090003">
      <w:start w:val="1"/>
      <w:numFmt w:val="bullet"/>
      <w:lvlText w:val="o"/>
      <w:lvlJc w:val="left"/>
      <w:pPr>
        <w:tabs>
          <w:tab w:val="num" w:pos="3060"/>
        </w:tabs>
        <w:ind w:left="3060" w:hanging="360"/>
      </w:pPr>
      <w:rPr>
        <w:rFonts w:ascii="Courier New" w:hAnsi="Courier New" w:cs="Courier New" w:hint="default"/>
      </w:rPr>
    </w:lvl>
    <w:lvl w:ilvl="1" w:tplc="04090003">
      <w:start w:val="1"/>
      <w:numFmt w:val="bullet"/>
      <w:lvlText w:val="o"/>
      <w:lvlJc w:val="left"/>
      <w:pPr>
        <w:tabs>
          <w:tab w:val="num" w:pos="3780"/>
        </w:tabs>
        <w:ind w:left="3780" w:hanging="360"/>
      </w:pPr>
      <w:rPr>
        <w:rFonts w:ascii="Courier New" w:hAnsi="Courier New" w:cs="Courier New" w:hint="default"/>
      </w:rPr>
    </w:lvl>
    <w:lvl w:ilvl="2" w:tplc="04090005">
      <w:start w:val="1"/>
      <w:numFmt w:val="bullet"/>
      <w:lvlText w:val=""/>
      <w:lvlJc w:val="left"/>
      <w:pPr>
        <w:tabs>
          <w:tab w:val="num" w:pos="4500"/>
        </w:tabs>
        <w:ind w:left="450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04090003">
      <w:start w:val="1"/>
      <w:numFmt w:val="bullet"/>
      <w:lvlText w:val="o"/>
      <w:lvlJc w:val="left"/>
      <w:pPr>
        <w:tabs>
          <w:tab w:val="num" w:pos="5940"/>
        </w:tabs>
        <w:ind w:left="5940" w:hanging="360"/>
      </w:pPr>
      <w:rPr>
        <w:rFonts w:ascii="Courier New" w:hAnsi="Courier New" w:cs="Courier New" w:hint="default"/>
      </w:rPr>
    </w:lvl>
    <w:lvl w:ilvl="5" w:tplc="04090005">
      <w:start w:val="1"/>
      <w:numFmt w:val="bullet"/>
      <w:lvlText w:val=""/>
      <w:lvlJc w:val="left"/>
      <w:pPr>
        <w:tabs>
          <w:tab w:val="num" w:pos="6660"/>
        </w:tabs>
        <w:ind w:left="6660" w:hanging="360"/>
      </w:pPr>
      <w:rPr>
        <w:rFonts w:ascii="Wingdings" w:hAnsi="Wingdings" w:hint="default"/>
      </w:rPr>
    </w:lvl>
    <w:lvl w:ilvl="6" w:tplc="04090001">
      <w:start w:val="1"/>
      <w:numFmt w:val="bullet"/>
      <w:lvlText w:val=""/>
      <w:lvlJc w:val="left"/>
      <w:pPr>
        <w:tabs>
          <w:tab w:val="num" w:pos="7380"/>
        </w:tabs>
        <w:ind w:left="7380" w:hanging="360"/>
      </w:pPr>
      <w:rPr>
        <w:rFonts w:ascii="Symbol" w:hAnsi="Symbol" w:hint="default"/>
      </w:rPr>
    </w:lvl>
    <w:lvl w:ilvl="7" w:tplc="04090003">
      <w:start w:val="1"/>
      <w:numFmt w:val="bullet"/>
      <w:lvlText w:val="o"/>
      <w:lvlJc w:val="left"/>
      <w:pPr>
        <w:tabs>
          <w:tab w:val="num" w:pos="8100"/>
        </w:tabs>
        <w:ind w:left="8100" w:hanging="360"/>
      </w:pPr>
      <w:rPr>
        <w:rFonts w:ascii="Courier New" w:hAnsi="Courier New" w:cs="Courier New" w:hint="default"/>
      </w:rPr>
    </w:lvl>
    <w:lvl w:ilvl="8" w:tplc="04090005">
      <w:start w:val="1"/>
      <w:numFmt w:val="bullet"/>
      <w:lvlText w:val=""/>
      <w:lvlJc w:val="left"/>
      <w:pPr>
        <w:tabs>
          <w:tab w:val="num" w:pos="8820"/>
        </w:tabs>
        <w:ind w:left="8820" w:hanging="360"/>
      </w:pPr>
      <w:rPr>
        <w:rFonts w:ascii="Wingdings" w:hAnsi="Wingdings" w:hint="default"/>
      </w:rPr>
    </w:lvl>
  </w:abstractNum>
  <w:abstractNum w:abstractNumId="17" w15:restartNumberingAfterBreak="0">
    <w:nsid w:val="57A87FEA"/>
    <w:multiLevelType w:val="hybridMultilevel"/>
    <w:tmpl w:val="1C5A27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BA6462"/>
    <w:multiLevelType w:val="hybridMultilevel"/>
    <w:tmpl w:val="B5CCD0F2"/>
    <w:lvl w:ilvl="0" w:tplc="04090003">
      <w:start w:val="1"/>
      <w:numFmt w:val="bullet"/>
      <w:lvlText w:val="o"/>
      <w:lvlJc w:val="left"/>
      <w:pPr>
        <w:tabs>
          <w:tab w:val="num" w:pos="2160"/>
        </w:tabs>
        <w:ind w:left="2160" w:hanging="360"/>
      </w:pPr>
      <w:rPr>
        <w:rFonts w:ascii="Courier New" w:hAnsi="Courier New" w:cs="Courier New" w:hint="default"/>
      </w:rPr>
    </w:lvl>
    <w:lvl w:ilvl="1" w:tplc="04090001">
      <w:start w:val="1"/>
      <w:numFmt w:val="bullet"/>
      <w:lvlText w:val=""/>
      <w:lvlJc w:val="left"/>
      <w:pPr>
        <w:tabs>
          <w:tab w:val="num" w:pos="2700"/>
        </w:tabs>
        <w:ind w:left="2700" w:hanging="360"/>
      </w:pPr>
      <w:rPr>
        <w:rFonts w:ascii="Symbol" w:hAnsi="Symbol" w:hint="default"/>
      </w:rPr>
    </w:lvl>
    <w:lvl w:ilvl="2" w:tplc="01125A52">
      <w:start w:val="3"/>
      <w:numFmt w:val="bullet"/>
      <w:lvlText w:val="-"/>
      <w:lvlJc w:val="left"/>
      <w:pPr>
        <w:ind w:left="3420" w:hanging="360"/>
      </w:pPr>
      <w:rPr>
        <w:rFonts w:ascii="Times New Roman" w:eastAsiaTheme="minorEastAsia" w:hAnsi="Times New Roman" w:cs="Times New Roman"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6C6363A9"/>
    <w:multiLevelType w:val="hybridMultilevel"/>
    <w:tmpl w:val="40904D1A"/>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69464644">
    <w:abstractNumId w:val="9"/>
  </w:num>
  <w:num w:numId="2" w16cid:durableId="1614751796">
    <w:abstractNumId w:val="9"/>
  </w:num>
  <w:num w:numId="3" w16cid:durableId="1879194457">
    <w:abstractNumId w:val="3"/>
  </w:num>
  <w:num w:numId="4" w16cid:durableId="1095319280">
    <w:abstractNumId w:val="7"/>
  </w:num>
  <w:num w:numId="5" w16cid:durableId="278953249">
    <w:abstractNumId w:val="14"/>
  </w:num>
  <w:num w:numId="6" w16cid:durableId="1414819438">
    <w:abstractNumId w:val="12"/>
  </w:num>
  <w:num w:numId="7" w16cid:durableId="771895003">
    <w:abstractNumId w:val="11"/>
  </w:num>
  <w:num w:numId="8" w16cid:durableId="975453531">
    <w:abstractNumId w:val="5"/>
  </w:num>
  <w:num w:numId="9" w16cid:durableId="1133333415">
    <w:abstractNumId w:val="2"/>
  </w:num>
  <w:num w:numId="10" w16cid:durableId="1763986229">
    <w:abstractNumId w:val="16"/>
  </w:num>
  <w:num w:numId="11" w16cid:durableId="1641108644">
    <w:abstractNumId w:val="18"/>
  </w:num>
  <w:num w:numId="12" w16cid:durableId="925654433">
    <w:abstractNumId w:val="15"/>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8655360">
    <w:abstractNumId w:val="10"/>
  </w:num>
  <w:num w:numId="14" w16cid:durableId="276839722">
    <w:abstractNumId w:val="13"/>
  </w:num>
  <w:num w:numId="15" w16cid:durableId="227767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8753295">
    <w:abstractNumId w:val="4"/>
  </w:num>
  <w:num w:numId="17" w16cid:durableId="204568280">
    <w:abstractNumId w:val="19"/>
  </w:num>
  <w:num w:numId="18" w16cid:durableId="325743912">
    <w:abstractNumId w:val="8"/>
  </w:num>
  <w:num w:numId="19" w16cid:durableId="1057824188">
    <w:abstractNumId w:val="0"/>
  </w:num>
  <w:num w:numId="20" w16cid:durableId="892355167">
    <w:abstractNumId w:val="1"/>
  </w:num>
  <w:num w:numId="21" w16cid:durableId="80952097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 Renee L.">
    <w15:presenceInfo w15:providerId="AD" w15:userId="S::Renee.Kale@va.gov::a33a027d-05ca-4ac1-95cb-c95706b693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A0"/>
    <w:rsid w:val="00001359"/>
    <w:rsid w:val="00001D8D"/>
    <w:rsid w:val="00010F53"/>
    <w:rsid w:val="00013B94"/>
    <w:rsid w:val="00026866"/>
    <w:rsid w:val="0003331A"/>
    <w:rsid w:val="00037FE3"/>
    <w:rsid w:val="00041C4A"/>
    <w:rsid w:val="00044783"/>
    <w:rsid w:val="00044C5F"/>
    <w:rsid w:val="00052A71"/>
    <w:rsid w:val="00055610"/>
    <w:rsid w:val="0006273E"/>
    <w:rsid w:val="00063126"/>
    <w:rsid w:val="00064F43"/>
    <w:rsid w:val="000652AB"/>
    <w:rsid w:val="00077DF1"/>
    <w:rsid w:val="000820FE"/>
    <w:rsid w:val="00082A60"/>
    <w:rsid w:val="000873AB"/>
    <w:rsid w:val="000922EE"/>
    <w:rsid w:val="00096F4A"/>
    <w:rsid w:val="0009732B"/>
    <w:rsid w:val="000A288E"/>
    <w:rsid w:val="000A528B"/>
    <w:rsid w:val="000C389B"/>
    <w:rsid w:val="000C5EC2"/>
    <w:rsid w:val="000C5F81"/>
    <w:rsid w:val="000D028B"/>
    <w:rsid w:val="000D0D3A"/>
    <w:rsid w:val="000D2655"/>
    <w:rsid w:val="000D3142"/>
    <w:rsid w:val="000D7094"/>
    <w:rsid w:val="000E19F8"/>
    <w:rsid w:val="000E5A54"/>
    <w:rsid w:val="000E62B2"/>
    <w:rsid w:val="00104D24"/>
    <w:rsid w:val="00106BF7"/>
    <w:rsid w:val="00110749"/>
    <w:rsid w:val="00111DF1"/>
    <w:rsid w:val="00160423"/>
    <w:rsid w:val="00171950"/>
    <w:rsid w:val="0018244E"/>
    <w:rsid w:val="00190ED9"/>
    <w:rsid w:val="001929A3"/>
    <w:rsid w:val="001B3867"/>
    <w:rsid w:val="001B5BAF"/>
    <w:rsid w:val="001B711D"/>
    <w:rsid w:val="001D2E12"/>
    <w:rsid w:val="001D5AF1"/>
    <w:rsid w:val="00200381"/>
    <w:rsid w:val="00201952"/>
    <w:rsid w:val="002043E1"/>
    <w:rsid w:val="00206E15"/>
    <w:rsid w:val="002076FF"/>
    <w:rsid w:val="002368E6"/>
    <w:rsid w:val="00247CAC"/>
    <w:rsid w:val="00257FEC"/>
    <w:rsid w:val="002666CF"/>
    <w:rsid w:val="00270174"/>
    <w:rsid w:val="00277B04"/>
    <w:rsid w:val="002853E8"/>
    <w:rsid w:val="00292F7E"/>
    <w:rsid w:val="002944C7"/>
    <w:rsid w:val="0029553F"/>
    <w:rsid w:val="00297B05"/>
    <w:rsid w:val="002A1FA4"/>
    <w:rsid w:val="002A61AF"/>
    <w:rsid w:val="002B1F61"/>
    <w:rsid w:val="002B3FBE"/>
    <w:rsid w:val="002B40C1"/>
    <w:rsid w:val="002B6B15"/>
    <w:rsid w:val="002C5C26"/>
    <w:rsid w:val="002C5EC8"/>
    <w:rsid w:val="002C7D18"/>
    <w:rsid w:val="002D35BC"/>
    <w:rsid w:val="002D362A"/>
    <w:rsid w:val="002E24D8"/>
    <w:rsid w:val="002E305A"/>
    <w:rsid w:val="002E7ACF"/>
    <w:rsid w:val="002F0E41"/>
    <w:rsid w:val="002F2A55"/>
    <w:rsid w:val="002F4A52"/>
    <w:rsid w:val="003012D9"/>
    <w:rsid w:val="003320F5"/>
    <w:rsid w:val="00344699"/>
    <w:rsid w:val="003577C7"/>
    <w:rsid w:val="00365960"/>
    <w:rsid w:val="00366F44"/>
    <w:rsid w:val="003706AC"/>
    <w:rsid w:val="003717B4"/>
    <w:rsid w:val="00384161"/>
    <w:rsid w:val="0038695F"/>
    <w:rsid w:val="003A0655"/>
    <w:rsid w:val="003A5183"/>
    <w:rsid w:val="003A560F"/>
    <w:rsid w:val="003B02EE"/>
    <w:rsid w:val="003B131E"/>
    <w:rsid w:val="003C7690"/>
    <w:rsid w:val="003D3114"/>
    <w:rsid w:val="003D4441"/>
    <w:rsid w:val="003D7095"/>
    <w:rsid w:val="003E497A"/>
    <w:rsid w:val="003F24F6"/>
    <w:rsid w:val="00414421"/>
    <w:rsid w:val="004148C4"/>
    <w:rsid w:val="0043158D"/>
    <w:rsid w:val="004355E4"/>
    <w:rsid w:val="00452546"/>
    <w:rsid w:val="004701E2"/>
    <w:rsid w:val="00470908"/>
    <w:rsid w:val="00474E8C"/>
    <w:rsid w:val="0047575A"/>
    <w:rsid w:val="004775FB"/>
    <w:rsid w:val="004930A0"/>
    <w:rsid w:val="004A528C"/>
    <w:rsid w:val="004B3D6B"/>
    <w:rsid w:val="004C3356"/>
    <w:rsid w:val="004D47B3"/>
    <w:rsid w:val="004E64F7"/>
    <w:rsid w:val="004F126C"/>
    <w:rsid w:val="004F1770"/>
    <w:rsid w:val="004F3C50"/>
    <w:rsid w:val="005126E8"/>
    <w:rsid w:val="005146F9"/>
    <w:rsid w:val="00524F34"/>
    <w:rsid w:val="005257AB"/>
    <w:rsid w:val="005331B0"/>
    <w:rsid w:val="00533807"/>
    <w:rsid w:val="00551811"/>
    <w:rsid w:val="0055542E"/>
    <w:rsid w:val="0055682D"/>
    <w:rsid w:val="00565AA1"/>
    <w:rsid w:val="00572F16"/>
    <w:rsid w:val="005871B4"/>
    <w:rsid w:val="005A6D0B"/>
    <w:rsid w:val="005B2F51"/>
    <w:rsid w:val="005B54AA"/>
    <w:rsid w:val="005B5633"/>
    <w:rsid w:val="005C5F43"/>
    <w:rsid w:val="005C5F44"/>
    <w:rsid w:val="006017AB"/>
    <w:rsid w:val="006055AC"/>
    <w:rsid w:val="006060F0"/>
    <w:rsid w:val="00616C1D"/>
    <w:rsid w:val="00621616"/>
    <w:rsid w:val="00624A78"/>
    <w:rsid w:val="0064588E"/>
    <w:rsid w:val="00650AC2"/>
    <w:rsid w:val="00652B66"/>
    <w:rsid w:val="006573B4"/>
    <w:rsid w:val="0066693F"/>
    <w:rsid w:val="00676542"/>
    <w:rsid w:val="00677ABE"/>
    <w:rsid w:val="00684B7B"/>
    <w:rsid w:val="00685D8A"/>
    <w:rsid w:val="00697B1E"/>
    <w:rsid w:val="006A71A0"/>
    <w:rsid w:val="006C0945"/>
    <w:rsid w:val="006C0EB4"/>
    <w:rsid w:val="006C4D0D"/>
    <w:rsid w:val="006D0700"/>
    <w:rsid w:val="006E0D2E"/>
    <w:rsid w:val="006E73FF"/>
    <w:rsid w:val="006F0B02"/>
    <w:rsid w:val="007056F7"/>
    <w:rsid w:val="007066CB"/>
    <w:rsid w:val="00714571"/>
    <w:rsid w:val="00715D22"/>
    <w:rsid w:val="00716156"/>
    <w:rsid w:val="0071758F"/>
    <w:rsid w:val="00726373"/>
    <w:rsid w:val="007329A6"/>
    <w:rsid w:val="00735D56"/>
    <w:rsid w:val="007445EC"/>
    <w:rsid w:val="00756F14"/>
    <w:rsid w:val="00771BDC"/>
    <w:rsid w:val="007735FE"/>
    <w:rsid w:val="00780AF4"/>
    <w:rsid w:val="00786CC9"/>
    <w:rsid w:val="007A342A"/>
    <w:rsid w:val="007A396F"/>
    <w:rsid w:val="007A7E75"/>
    <w:rsid w:val="007B6447"/>
    <w:rsid w:val="007B67C7"/>
    <w:rsid w:val="007D0DF4"/>
    <w:rsid w:val="007D4447"/>
    <w:rsid w:val="007E19B6"/>
    <w:rsid w:val="007E6C55"/>
    <w:rsid w:val="007F36DA"/>
    <w:rsid w:val="007F3D7F"/>
    <w:rsid w:val="007F4350"/>
    <w:rsid w:val="007F77A0"/>
    <w:rsid w:val="00802E50"/>
    <w:rsid w:val="00824A86"/>
    <w:rsid w:val="008272F8"/>
    <w:rsid w:val="008343D3"/>
    <w:rsid w:val="00852D4D"/>
    <w:rsid w:val="00856516"/>
    <w:rsid w:val="00863EFF"/>
    <w:rsid w:val="00870731"/>
    <w:rsid w:val="008772BF"/>
    <w:rsid w:val="008924C1"/>
    <w:rsid w:val="008A4CE5"/>
    <w:rsid w:val="008B03F0"/>
    <w:rsid w:val="008C1036"/>
    <w:rsid w:val="008C2B1B"/>
    <w:rsid w:val="008C4826"/>
    <w:rsid w:val="008D105E"/>
    <w:rsid w:val="008E36E8"/>
    <w:rsid w:val="008F577C"/>
    <w:rsid w:val="009101FF"/>
    <w:rsid w:val="00916853"/>
    <w:rsid w:val="0092027F"/>
    <w:rsid w:val="00922C70"/>
    <w:rsid w:val="0092496F"/>
    <w:rsid w:val="00926824"/>
    <w:rsid w:val="00942B6D"/>
    <w:rsid w:val="00944C55"/>
    <w:rsid w:val="009557D5"/>
    <w:rsid w:val="00960199"/>
    <w:rsid w:val="00960E6B"/>
    <w:rsid w:val="00967E43"/>
    <w:rsid w:val="00972436"/>
    <w:rsid w:val="00976F6D"/>
    <w:rsid w:val="00982A70"/>
    <w:rsid w:val="009830B6"/>
    <w:rsid w:val="00990434"/>
    <w:rsid w:val="00992704"/>
    <w:rsid w:val="0099383B"/>
    <w:rsid w:val="009A021E"/>
    <w:rsid w:val="009B119B"/>
    <w:rsid w:val="009D0AEA"/>
    <w:rsid w:val="009E2476"/>
    <w:rsid w:val="009E3DD2"/>
    <w:rsid w:val="009E4D22"/>
    <w:rsid w:val="009F1719"/>
    <w:rsid w:val="00A053D9"/>
    <w:rsid w:val="00A05473"/>
    <w:rsid w:val="00A07B50"/>
    <w:rsid w:val="00A12C67"/>
    <w:rsid w:val="00A137FC"/>
    <w:rsid w:val="00A20364"/>
    <w:rsid w:val="00A305C0"/>
    <w:rsid w:val="00A30ED6"/>
    <w:rsid w:val="00A311CD"/>
    <w:rsid w:val="00A3577A"/>
    <w:rsid w:val="00A42FAF"/>
    <w:rsid w:val="00A5340A"/>
    <w:rsid w:val="00A578EB"/>
    <w:rsid w:val="00A602CA"/>
    <w:rsid w:val="00A61741"/>
    <w:rsid w:val="00A668AD"/>
    <w:rsid w:val="00A8428E"/>
    <w:rsid w:val="00A873D9"/>
    <w:rsid w:val="00A96293"/>
    <w:rsid w:val="00A96D21"/>
    <w:rsid w:val="00AA11ED"/>
    <w:rsid w:val="00AA3989"/>
    <w:rsid w:val="00AB4798"/>
    <w:rsid w:val="00AC096E"/>
    <w:rsid w:val="00AC2E24"/>
    <w:rsid w:val="00AD6505"/>
    <w:rsid w:val="00AD7F2E"/>
    <w:rsid w:val="00AE50D7"/>
    <w:rsid w:val="00AF23A5"/>
    <w:rsid w:val="00AF66AE"/>
    <w:rsid w:val="00AF6A9D"/>
    <w:rsid w:val="00AF6C33"/>
    <w:rsid w:val="00B05705"/>
    <w:rsid w:val="00B068D3"/>
    <w:rsid w:val="00B06FF4"/>
    <w:rsid w:val="00B14873"/>
    <w:rsid w:val="00B154C2"/>
    <w:rsid w:val="00B16712"/>
    <w:rsid w:val="00B330F9"/>
    <w:rsid w:val="00B4276F"/>
    <w:rsid w:val="00B5562E"/>
    <w:rsid w:val="00B563CC"/>
    <w:rsid w:val="00B6467C"/>
    <w:rsid w:val="00B67F78"/>
    <w:rsid w:val="00B750F1"/>
    <w:rsid w:val="00B80837"/>
    <w:rsid w:val="00B824A2"/>
    <w:rsid w:val="00B85137"/>
    <w:rsid w:val="00B90F19"/>
    <w:rsid w:val="00BA2F7C"/>
    <w:rsid w:val="00BA3B6C"/>
    <w:rsid w:val="00BA7A66"/>
    <w:rsid w:val="00BB2C7D"/>
    <w:rsid w:val="00BC30F1"/>
    <w:rsid w:val="00BC4B23"/>
    <w:rsid w:val="00BD50CC"/>
    <w:rsid w:val="00BF7DD7"/>
    <w:rsid w:val="00C10C6E"/>
    <w:rsid w:val="00C16141"/>
    <w:rsid w:val="00C16B06"/>
    <w:rsid w:val="00C2131F"/>
    <w:rsid w:val="00C2593C"/>
    <w:rsid w:val="00C27F19"/>
    <w:rsid w:val="00C30B78"/>
    <w:rsid w:val="00C330C2"/>
    <w:rsid w:val="00C36EE9"/>
    <w:rsid w:val="00C37D5C"/>
    <w:rsid w:val="00C43BCF"/>
    <w:rsid w:val="00C57438"/>
    <w:rsid w:val="00C63C44"/>
    <w:rsid w:val="00C63F58"/>
    <w:rsid w:val="00C7496C"/>
    <w:rsid w:val="00C824F0"/>
    <w:rsid w:val="00C9233E"/>
    <w:rsid w:val="00C94930"/>
    <w:rsid w:val="00C96305"/>
    <w:rsid w:val="00CA5FCE"/>
    <w:rsid w:val="00CB30AD"/>
    <w:rsid w:val="00CB55A4"/>
    <w:rsid w:val="00CC0242"/>
    <w:rsid w:val="00CC13F3"/>
    <w:rsid w:val="00CC52A4"/>
    <w:rsid w:val="00CE199B"/>
    <w:rsid w:val="00CF0653"/>
    <w:rsid w:val="00CF71CF"/>
    <w:rsid w:val="00D0137F"/>
    <w:rsid w:val="00D034F3"/>
    <w:rsid w:val="00D06872"/>
    <w:rsid w:val="00D12B87"/>
    <w:rsid w:val="00D1390B"/>
    <w:rsid w:val="00D33878"/>
    <w:rsid w:val="00D40503"/>
    <w:rsid w:val="00D453B9"/>
    <w:rsid w:val="00D565CC"/>
    <w:rsid w:val="00D6107E"/>
    <w:rsid w:val="00D6691E"/>
    <w:rsid w:val="00D66973"/>
    <w:rsid w:val="00D8288F"/>
    <w:rsid w:val="00D90787"/>
    <w:rsid w:val="00DA0289"/>
    <w:rsid w:val="00DB606E"/>
    <w:rsid w:val="00DB61CB"/>
    <w:rsid w:val="00DC1B46"/>
    <w:rsid w:val="00DD1C3C"/>
    <w:rsid w:val="00DD28EF"/>
    <w:rsid w:val="00DD5BE1"/>
    <w:rsid w:val="00DE5496"/>
    <w:rsid w:val="00DE6E1B"/>
    <w:rsid w:val="00DF4104"/>
    <w:rsid w:val="00E07A8E"/>
    <w:rsid w:val="00E1147A"/>
    <w:rsid w:val="00E1528D"/>
    <w:rsid w:val="00E1590E"/>
    <w:rsid w:val="00E31D65"/>
    <w:rsid w:val="00E3403A"/>
    <w:rsid w:val="00E36EFC"/>
    <w:rsid w:val="00E40DE4"/>
    <w:rsid w:val="00E44183"/>
    <w:rsid w:val="00E45B5D"/>
    <w:rsid w:val="00E64433"/>
    <w:rsid w:val="00E6621E"/>
    <w:rsid w:val="00E802F7"/>
    <w:rsid w:val="00E85AA0"/>
    <w:rsid w:val="00E87728"/>
    <w:rsid w:val="00E93DB7"/>
    <w:rsid w:val="00E96193"/>
    <w:rsid w:val="00EA6B2E"/>
    <w:rsid w:val="00EC3874"/>
    <w:rsid w:val="00ED0C38"/>
    <w:rsid w:val="00EE1A84"/>
    <w:rsid w:val="00EE3F4F"/>
    <w:rsid w:val="00EF69C5"/>
    <w:rsid w:val="00EF7D99"/>
    <w:rsid w:val="00F0718D"/>
    <w:rsid w:val="00F12938"/>
    <w:rsid w:val="00F13176"/>
    <w:rsid w:val="00F15608"/>
    <w:rsid w:val="00F2006F"/>
    <w:rsid w:val="00F210DB"/>
    <w:rsid w:val="00F214D9"/>
    <w:rsid w:val="00F2194E"/>
    <w:rsid w:val="00F238EC"/>
    <w:rsid w:val="00F354EE"/>
    <w:rsid w:val="00F36101"/>
    <w:rsid w:val="00F50E7F"/>
    <w:rsid w:val="00F52F44"/>
    <w:rsid w:val="00F55ED1"/>
    <w:rsid w:val="00F55F8C"/>
    <w:rsid w:val="00F648E7"/>
    <w:rsid w:val="00F769FA"/>
    <w:rsid w:val="00F845E8"/>
    <w:rsid w:val="00F84FBA"/>
    <w:rsid w:val="00F85667"/>
    <w:rsid w:val="00F94FE1"/>
    <w:rsid w:val="00F95070"/>
    <w:rsid w:val="00F96181"/>
    <w:rsid w:val="00FB34FE"/>
    <w:rsid w:val="00FB55AE"/>
    <w:rsid w:val="00FB6AEC"/>
    <w:rsid w:val="00FC0FE4"/>
    <w:rsid w:val="00FC17EA"/>
    <w:rsid w:val="00FC4735"/>
    <w:rsid w:val="00FC4AF2"/>
    <w:rsid w:val="00FC5842"/>
    <w:rsid w:val="00FD0073"/>
    <w:rsid w:val="00FD0C5B"/>
    <w:rsid w:val="00FD169E"/>
    <w:rsid w:val="00FD5663"/>
    <w:rsid w:val="00FE1B48"/>
    <w:rsid w:val="00FE721F"/>
    <w:rsid w:val="00FE7947"/>
    <w:rsid w:val="00FF587F"/>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7CCB"/>
  <w15:docId w15:val="{F9A49753-7195-4C46-8D16-02AC23C0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4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6A71A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A71A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A71A0"/>
    <w:pPr>
      <w:ind w:left="720"/>
      <w:contextualSpacing/>
    </w:pPr>
  </w:style>
  <w:style w:type="paragraph" w:styleId="Footer">
    <w:name w:val="footer"/>
    <w:basedOn w:val="Normal"/>
    <w:link w:val="FooterChar"/>
    <w:unhideWhenUsed/>
    <w:rsid w:val="007D0DF4"/>
    <w:pPr>
      <w:tabs>
        <w:tab w:val="center" w:pos="4680"/>
        <w:tab w:val="right" w:pos="9360"/>
      </w:tabs>
      <w:spacing w:after="0" w:line="240" w:lineRule="auto"/>
    </w:pPr>
  </w:style>
  <w:style w:type="character" w:customStyle="1" w:styleId="FooterChar">
    <w:name w:val="Footer Char"/>
    <w:basedOn w:val="DefaultParagraphFont"/>
    <w:link w:val="Footer"/>
    <w:rsid w:val="007D0DF4"/>
  </w:style>
  <w:style w:type="paragraph" w:styleId="BodyTextIndent">
    <w:name w:val="Body Text Indent"/>
    <w:basedOn w:val="Normal"/>
    <w:link w:val="BodyTextIndentChar"/>
    <w:uiPriority w:val="99"/>
    <w:semiHidden/>
    <w:unhideWhenUsed/>
    <w:rsid w:val="007D0DF4"/>
    <w:pPr>
      <w:spacing w:after="120"/>
      <w:ind w:left="360"/>
    </w:pPr>
  </w:style>
  <w:style w:type="character" w:customStyle="1" w:styleId="BodyTextIndentChar">
    <w:name w:val="Body Text Indent Char"/>
    <w:basedOn w:val="DefaultParagraphFont"/>
    <w:link w:val="BodyTextIndent"/>
    <w:uiPriority w:val="99"/>
    <w:semiHidden/>
    <w:rsid w:val="007D0DF4"/>
  </w:style>
  <w:style w:type="character" w:styleId="Hyperlink">
    <w:name w:val="Hyperlink"/>
    <w:basedOn w:val="DefaultParagraphFont"/>
    <w:uiPriority w:val="99"/>
    <w:unhideWhenUsed/>
    <w:rsid w:val="00C9233E"/>
    <w:rPr>
      <w:color w:val="0000FF" w:themeColor="hyperlink"/>
      <w:u w:val="single"/>
    </w:rPr>
  </w:style>
  <w:style w:type="character" w:styleId="CommentReference">
    <w:name w:val="annotation reference"/>
    <w:basedOn w:val="DefaultParagraphFont"/>
    <w:uiPriority w:val="99"/>
    <w:semiHidden/>
    <w:unhideWhenUsed/>
    <w:rsid w:val="00C9233E"/>
    <w:rPr>
      <w:sz w:val="16"/>
      <w:szCs w:val="16"/>
    </w:rPr>
  </w:style>
  <w:style w:type="paragraph" w:styleId="CommentText">
    <w:name w:val="annotation text"/>
    <w:basedOn w:val="Normal"/>
    <w:link w:val="CommentTextChar"/>
    <w:uiPriority w:val="99"/>
    <w:unhideWhenUsed/>
    <w:rsid w:val="00C9233E"/>
    <w:pPr>
      <w:spacing w:line="240" w:lineRule="auto"/>
    </w:pPr>
    <w:rPr>
      <w:sz w:val="20"/>
      <w:szCs w:val="20"/>
    </w:rPr>
  </w:style>
  <w:style w:type="character" w:customStyle="1" w:styleId="CommentTextChar">
    <w:name w:val="Comment Text Char"/>
    <w:basedOn w:val="DefaultParagraphFont"/>
    <w:link w:val="CommentText"/>
    <w:uiPriority w:val="99"/>
    <w:rsid w:val="00C9233E"/>
    <w:rPr>
      <w:sz w:val="20"/>
      <w:szCs w:val="20"/>
    </w:rPr>
  </w:style>
  <w:style w:type="paragraph" w:styleId="BalloonText">
    <w:name w:val="Balloon Text"/>
    <w:basedOn w:val="Normal"/>
    <w:link w:val="BalloonTextChar"/>
    <w:uiPriority w:val="99"/>
    <w:semiHidden/>
    <w:unhideWhenUsed/>
    <w:rsid w:val="00C923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33E"/>
    <w:rPr>
      <w:rFonts w:ascii="Tahoma" w:hAnsi="Tahoma" w:cs="Tahoma"/>
      <w:sz w:val="16"/>
      <w:szCs w:val="16"/>
    </w:rPr>
  </w:style>
  <w:style w:type="table" w:styleId="TableGrid">
    <w:name w:val="Table Grid"/>
    <w:basedOn w:val="TableNormal"/>
    <w:uiPriority w:val="59"/>
    <w:rsid w:val="000A5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473"/>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odyText">
    <w:name w:val="Body Text"/>
    <w:basedOn w:val="Normal"/>
    <w:link w:val="BodyTextChar"/>
    <w:uiPriority w:val="99"/>
    <w:semiHidden/>
    <w:unhideWhenUsed/>
    <w:rsid w:val="009E4D22"/>
    <w:pPr>
      <w:spacing w:after="120"/>
    </w:pPr>
    <w:rPr>
      <w:rFonts w:ascii="Calibri" w:hAnsi="Calibri" w:cs="Calibri"/>
    </w:rPr>
  </w:style>
  <w:style w:type="character" w:customStyle="1" w:styleId="BodyTextChar">
    <w:name w:val="Body Text Char"/>
    <w:basedOn w:val="DefaultParagraphFont"/>
    <w:link w:val="BodyText"/>
    <w:uiPriority w:val="99"/>
    <w:semiHidden/>
    <w:rsid w:val="009E4D22"/>
    <w:rPr>
      <w:rFonts w:ascii="Calibri" w:hAnsi="Calibri" w:cs="Calibri"/>
    </w:rPr>
  </w:style>
  <w:style w:type="paragraph" w:customStyle="1" w:styleId="TableParagraph">
    <w:name w:val="Table Paragraph"/>
    <w:basedOn w:val="Normal"/>
    <w:uiPriority w:val="1"/>
    <w:rsid w:val="009E4D22"/>
    <w:pPr>
      <w:autoSpaceDE w:val="0"/>
      <w:autoSpaceDN w:val="0"/>
      <w:spacing w:after="0" w:line="202" w:lineRule="exact"/>
      <w:ind w:left="108"/>
    </w:pPr>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D0AEA"/>
    <w:rPr>
      <w:b/>
      <w:bCs/>
    </w:rPr>
  </w:style>
  <w:style w:type="character" w:customStyle="1" w:styleId="CommentSubjectChar">
    <w:name w:val="Comment Subject Char"/>
    <w:basedOn w:val="CommentTextChar"/>
    <w:link w:val="CommentSubject"/>
    <w:uiPriority w:val="99"/>
    <w:semiHidden/>
    <w:rsid w:val="009D0AEA"/>
    <w:rPr>
      <w:b/>
      <w:bCs/>
      <w:sz w:val="20"/>
      <w:szCs w:val="20"/>
    </w:rPr>
  </w:style>
  <w:style w:type="character" w:styleId="UnresolvedMention">
    <w:name w:val="Unresolved Mention"/>
    <w:basedOn w:val="DefaultParagraphFont"/>
    <w:uiPriority w:val="99"/>
    <w:semiHidden/>
    <w:unhideWhenUsed/>
    <w:rsid w:val="00D90787"/>
    <w:rPr>
      <w:color w:val="605E5C"/>
      <w:shd w:val="clear" w:color="auto" w:fill="E1DFDD"/>
    </w:rPr>
  </w:style>
  <w:style w:type="paragraph" w:styleId="Revision">
    <w:name w:val="Revision"/>
    <w:hidden/>
    <w:uiPriority w:val="99"/>
    <w:semiHidden/>
    <w:rsid w:val="00F55E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p.va.gov/smart/SitePages/Home.aspx" TargetMode="External"/><Relationship Id="rId13" Type="http://schemas.openxmlformats.org/officeDocument/2006/relationships/hyperlink" Target="mailto:ABQCSPSMART-PM@va.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BQCSPSMART-PM@va.gov" TargetMode="External"/><Relationship Id="rId12" Type="http://schemas.openxmlformats.org/officeDocument/2006/relationships/hyperlink" Target="mailto:ABQCSPSMART-PM@va.gov" TargetMode="External"/><Relationship Id="rId17" Type="http://schemas.openxmlformats.org/officeDocument/2006/relationships/hyperlink" Target="https://www.tms.vagov/SecureAuth35" TargetMode="External"/><Relationship Id="rId2" Type="http://schemas.openxmlformats.org/officeDocument/2006/relationships/numbering" Target="numbering.xml"/><Relationship Id="rId16" Type="http://schemas.openxmlformats.org/officeDocument/2006/relationships/hyperlink" Target="https://www.tms.va.gov/SecureAuth3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BQCSPSMART-PM@va.gov" TargetMode="External"/><Relationship Id="rId11" Type="http://schemas.openxmlformats.org/officeDocument/2006/relationships/hyperlink" Target="mailto:ABQCSPSMART-PM@va.gov" TargetMode="External"/><Relationship Id="rId5" Type="http://schemas.openxmlformats.org/officeDocument/2006/relationships/webSettings" Target="webSettings.xml"/><Relationship Id="rId15" Type="http://schemas.openxmlformats.org/officeDocument/2006/relationships/hyperlink" Target="mailto:ABQCSPSMART-PM@va.gov" TargetMode="External"/><Relationship Id="rId10" Type="http://schemas.openxmlformats.org/officeDocument/2006/relationships/hyperlink" Target="https://www.csp.va.gov/smart/SitePages/Home.aspx"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sp.va.gov/smart/SitePages/Home.aspx" TargetMode="External"/><Relationship Id="rId14" Type="http://schemas.openxmlformats.org/officeDocument/2006/relationships/hyperlink" Target="mailto:ABQCSPSMART-PM@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9DAEA-8013-4EB1-8F6B-086F2A54FD65}">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8568</Words>
  <Characters>48843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bbkcurtis</dc:creator>
  <cp:lastModifiedBy>Kale, Renee L.</cp:lastModifiedBy>
  <cp:revision>2</cp:revision>
  <dcterms:created xsi:type="dcterms:W3CDTF">2026-08-12T14:35:00Z</dcterms:created>
  <dcterms:modified xsi:type="dcterms:W3CDTF">2026-08-12T14:35:00Z</dcterms:modified>
</cp:coreProperties>
</file>