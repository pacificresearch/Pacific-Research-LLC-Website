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b w:val="0"/>
          <w:bCs w:val="0"/>
          <w:sz w:val="20"/>
          <w:szCs w:val="22"/>
        </w:rPr>
        <w:id w:val="-1900917728"/>
        <w:docPartObj>
          <w:docPartGallery w:val="Table of Contents"/>
          <w:docPartUnique/>
        </w:docPartObj>
      </w:sdtPr>
      <w:sdtContent>
        <w:p w14:paraId="5DEBA456" w14:textId="77777777" w:rsidR="00630514" w:rsidRDefault="00630514">
          <w:pPr>
            <w:pStyle w:val="TOCHeading"/>
            <w:pageBreakBefore/>
          </w:pPr>
          <w:r>
            <w:t>Table of Contents</w:t>
          </w:r>
        </w:p>
        <w:p w14:paraId="5DEBA457" w14:textId="77777777" w:rsidR="000B5897" w:rsidRDefault="00630514">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B - CONTINUATION OF SF 1449 BLOCKS</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hyperlink>
        </w:p>
        <w:p w14:paraId="5DEBA458" w14:textId="77777777" w:rsidR="000B5897" w:rsidRDefault="00630514">
          <w:pPr>
            <w:pStyle w:val="TOC2"/>
            <w:tabs>
              <w:tab w:val="right" w:leader="dot" w:pos="9350"/>
            </w:tabs>
            <w:rPr>
              <w:noProof/>
            </w:rPr>
          </w:pPr>
          <w:hyperlink w:anchor="_Toc256000001" w:history="1">
            <w:r>
              <w:rPr>
                <w:rStyle w:val="Hyperlink"/>
              </w:rPr>
              <w:t>B.1  CONTRACT ADMINISTRATION DATA</w:t>
            </w:r>
            <w:r>
              <w:rPr>
                <w:rStyle w:val="Hyperlink"/>
              </w:rPr>
              <w:tab/>
            </w:r>
            <w:r>
              <w:fldChar w:fldCharType="begin"/>
            </w:r>
            <w:r>
              <w:rPr>
                <w:rStyle w:val="Hyperlink"/>
              </w:rPr>
              <w:instrText xml:space="preserve"> PAGEREF _Toc256000001 \h </w:instrText>
            </w:r>
            <w:r>
              <w:fldChar w:fldCharType="separate"/>
            </w:r>
            <w:r>
              <w:rPr>
                <w:rStyle w:val="Hyperlink"/>
              </w:rPr>
              <w:t>3</w:t>
            </w:r>
            <w:r>
              <w:fldChar w:fldCharType="end"/>
            </w:r>
          </w:hyperlink>
        </w:p>
        <w:p w14:paraId="5DEBA459" w14:textId="77777777" w:rsidR="000B5897" w:rsidRDefault="00630514">
          <w:pPr>
            <w:pStyle w:val="TOC1"/>
            <w:tabs>
              <w:tab w:val="right" w:leader="dot" w:pos="9350"/>
            </w:tabs>
            <w:rPr>
              <w:noProof/>
            </w:rPr>
          </w:pPr>
          <w:hyperlink w:anchor="_Toc256000002" w:history="1">
            <w:r>
              <w:rPr>
                <w:rStyle w:val="Hyperlink"/>
              </w:rPr>
              <w:t>SECTION C - CONTRACT CLAUSES</w:t>
            </w:r>
            <w:r>
              <w:rPr>
                <w:rStyle w:val="Hyperlink"/>
              </w:rPr>
              <w:tab/>
            </w:r>
            <w:r>
              <w:fldChar w:fldCharType="begin"/>
            </w:r>
            <w:r>
              <w:rPr>
                <w:rStyle w:val="Hyperlink"/>
              </w:rPr>
              <w:instrText xml:space="preserve"> PAGEREF _Toc256000002 \h </w:instrText>
            </w:r>
            <w:r>
              <w:fldChar w:fldCharType="separate"/>
            </w:r>
            <w:r>
              <w:rPr>
                <w:rStyle w:val="Hyperlink"/>
              </w:rPr>
              <w:t>5</w:t>
            </w:r>
            <w:r>
              <w:fldChar w:fldCharType="end"/>
            </w:r>
          </w:hyperlink>
        </w:p>
        <w:p w14:paraId="5DEBA45A" w14:textId="77777777" w:rsidR="000B5897" w:rsidRDefault="00630514">
          <w:pPr>
            <w:pStyle w:val="TOC2"/>
            <w:tabs>
              <w:tab w:val="right" w:leader="dot" w:pos="9350"/>
            </w:tabs>
            <w:rPr>
              <w:noProof/>
            </w:rPr>
          </w:pPr>
          <w:hyperlink w:anchor="_Toc256000003" w:history="1">
            <w:r>
              <w:rPr>
                <w:rStyle w:val="Hyperlink"/>
              </w:rPr>
              <w:t>C.1  52.252-2  CLAUSES INCORPORATED BY REFERENCE  (FEB 1998)</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hyperlink>
        </w:p>
        <w:p w14:paraId="5DEBA45B" w14:textId="77777777" w:rsidR="000B5897" w:rsidRDefault="00630514">
          <w:pPr>
            <w:pStyle w:val="TOC2"/>
            <w:tabs>
              <w:tab w:val="right" w:leader="dot" w:pos="9350"/>
            </w:tabs>
            <w:rPr>
              <w:noProof/>
            </w:rPr>
          </w:pPr>
          <w:hyperlink w:anchor="_Toc256000004" w:history="1">
            <w:r>
              <w:rPr>
                <w:rStyle w:val="Hyperlink"/>
              </w:rPr>
              <w:t>C.2  52.216-18 ORDERING (AUG 2020)</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5DEBA45C" w14:textId="77777777" w:rsidR="000B5897" w:rsidRDefault="00630514">
          <w:pPr>
            <w:pStyle w:val="TOC2"/>
            <w:tabs>
              <w:tab w:val="right" w:leader="dot" w:pos="9350"/>
            </w:tabs>
            <w:rPr>
              <w:noProof/>
            </w:rPr>
          </w:pPr>
          <w:hyperlink w:anchor="_Toc256000005" w:history="1">
            <w:r>
              <w:rPr>
                <w:rStyle w:val="Hyperlink"/>
              </w:rPr>
              <w:t>C.3  52.216-19 ORDER LIMITATIONS (OCT 1995)</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5DEBA45D" w14:textId="77777777" w:rsidR="000B5897" w:rsidRDefault="00630514">
          <w:pPr>
            <w:pStyle w:val="TOC2"/>
            <w:tabs>
              <w:tab w:val="right" w:leader="dot" w:pos="9350"/>
            </w:tabs>
            <w:rPr>
              <w:noProof/>
            </w:rPr>
          </w:pPr>
          <w:hyperlink w:anchor="_Toc256000006" w:history="1">
            <w:r>
              <w:rPr>
                <w:rStyle w:val="Hyperlink"/>
              </w:rPr>
              <w:t>C.4  52.216-22 INDEFINITE QUANTITY (NOV 2025) (DEVIATION)</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5DEBA45E" w14:textId="77777777" w:rsidR="000B5897" w:rsidRDefault="00630514">
          <w:pPr>
            <w:pStyle w:val="TOC2"/>
            <w:tabs>
              <w:tab w:val="right" w:leader="dot" w:pos="9350"/>
            </w:tabs>
            <w:rPr>
              <w:noProof/>
            </w:rPr>
          </w:pPr>
          <w:hyperlink w:anchor="_Toc256000007" w:history="1">
            <w:r>
              <w:rPr>
                <w:rStyle w:val="Hyperlink"/>
              </w:rPr>
              <w:t>C.5  52.222-90 ADDRESSING DEI DISCRIMINATION BY FEDERAL CONTRACTORS  (DEVIATION APR 2026)</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hyperlink>
        </w:p>
        <w:p w14:paraId="5DEBA45F" w14:textId="77777777" w:rsidR="000B5897" w:rsidRDefault="00630514">
          <w:pPr>
            <w:pStyle w:val="TOC2"/>
            <w:tabs>
              <w:tab w:val="right" w:leader="dot" w:pos="9350"/>
            </w:tabs>
            <w:rPr>
              <w:noProof/>
            </w:rPr>
          </w:pPr>
          <w:hyperlink w:anchor="_Toc256000008" w:history="1">
            <w:r>
              <w:rPr>
                <w:rStyle w:val="Hyperlink"/>
              </w:rPr>
              <w:t>C.6  52.223-23 SUSTAINABLE PRODUCTS (NOV 2025) (DEVIATION)</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hyperlink>
        </w:p>
        <w:p w14:paraId="5DEBA460" w14:textId="77777777" w:rsidR="000B5897" w:rsidRDefault="00630514">
          <w:pPr>
            <w:pStyle w:val="TOC2"/>
            <w:tabs>
              <w:tab w:val="right" w:leader="dot" w:pos="9350"/>
            </w:tabs>
            <w:rPr>
              <w:noProof/>
            </w:rPr>
          </w:pPr>
          <w:hyperlink w:anchor="_Toc256000009" w:history="1">
            <w:r>
              <w:rPr>
                <w:rStyle w:val="Hyperlink"/>
              </w:rPr>
              <w:t>C.7   SUPPLEMENTAL INSURANCE REQUIREMENTS</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hyperlink>
        </w:p>
        <w:p w14:paraId="5DEBA461" w14:textId="77777777" w:rsidR="000B5897" w:rsidRDefault="00630514">
          <w:pPr>
            <w:pStyle w:val="TOC2"/>
            <w:tabs>
              <w:tab w:val="right" w:leader="dot" w:pos="9350"/>
            </w:tabs>
            <w:rPr>
              <w:noProof/>
            </w:rPr>
          </w:pPr>
          <w:hyperlink w:anchor="_Toc256000010" w:history="1">
            <w:r>
              <w:rPr>
                <w:rStyle w:val="Hyperlink"/>
              </w:rPr>
              <w:t>C.8  52.240-91  SECURITY PROHIBITIONS AND EXCLUSIONS  (NOV 2025) (DEVIATION)</w:t>
            </w:r>
            <w:r>
              <w:rPr>
                <w:rStyle w:val="Hyperlink"/>
              </w:rPr>
              <w:tab/>
            </w:r>
            <w:r>
              <w:fldChar w:fldCharType="begin"/>
            </w:r>
            <w:r>
              <w:rPr>
                <w:rStyle w:val="Hyperlink"/>
              </w:rPr>
              <w:instrText xml:space="preserve"> PAGEREF _Toc256000010 \h </w:instrText>
            </w:r>
            <w:r>
              <w:fldChar w:fldCharType="separate"/>
            </w:r>
            <w:r>
              <w:rPr>
                <w:rStyle w:val="Hyperlink"/>
              </w:rPr>
              <w:t>10</w:t>
            </w:r>
            <w:r>
              <w:fldChar w:fldCharType="end"/>
            </w:r>
          </w:hyperlink>
        </w:p>
        <w:p w14:paraId="5DEBA462" w14:textId="77777777" w:rsidR="000B5897" w:rsidRDefault="00630514">
          <w:pPr>
            <w:pStyle w:val="TOC2"/>
            <w:tabs>
              <w:tab w:val="right" w:leader="dot" w:pos="9350"/>
            </w:tabs>
            <w:rPr>
              <w:noProof/>
            </w:rPr>
          </w:pPr>
          <w:hyperlink w:anchor="_Toc256000011" w:history="1">
            <w:r>
              <w:rPr>
                <w:rStyle w:val="Hyperlink"/>
              </w:rPr>
              <w:t>C.9  52.245-2 GOVERNMENT PROPERTY INSTALLATION OPERATION SERVICES (APR 2012)</w:t>
            </w:r>
            <w:r>
              <w:rPr>
                <w:rStyle w:val="Hyperlink"/>
              </w:rPr>
              <w:tab/>
            </w:r>
            <w:r>
              <w:fldChar w:fldCharType="begin"/>
            </w:r>
            <w:r>
              <w:rPr>
                <w:rStyle w:val="Hyperlink"/>
              </w:rPr>
              <w:instrText xml:space="preserve"> PAGEREF _Toc256000011 \h </w:instrText>
            </w:r>
            <w:r>
              <w:fldChar w:fldCharType="separate"/>
            </w:r>
            <w:r>
              <w:rPr>
                <w:rStyle w:val="Hyperlink"/>
              </w:rPr>
              <w:t>19</w:t>
            </w:r>
            <w:r>
              <w:fldChar w:fldCharType="end"/>
            </w:r>
          </w:hyperlink>
        </w:p>
        <w:p w14:paraId="5DEBA463" w14:textId="77777777" w:rsidR="000B5897" w:rsidRDefault="00630514">
          <w:pPr>
            <w:pStyle w:val="TOC2"/>
            <w:tabs>
              <w:tab w:val="right" w:leader="dot" w:pos="9350"/>
            </w:tabs>
            <w:rPr>
              <w:noProof/>
            </w:rPr>
          </w:pPr>
          <w:hyperlink w:anchor="_Toc256000012" w:history="1">
            <w:r>
              <w:rPr>
                <w:rStyle w:val="Hyperlink"/>
              </w:rPr>
              <w:t>C.10  VAAR 852.201-70  CONTRACTING OFFICER'S REPRESENTATIVE (DEC 2022)</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hyperlink>
        </w:p>
        <w:p w14:paraId="5DEBA464" w14:textId="77777777" w:rsidR="000B5897" w:rsidRDefault="00630514">
          <w:pPr>
            <w:pStyle w:val="TOC2"/>
            <w:tabs>
              <w:tab w:val="right" w:leader="dot" w:pos="9350"/>
            </w:tabs>
            <w:rPr>
              <w:noProof/>
            </w:rPr>
          </w:pPr>
          <w:hyperlink w:anchor="_Toc256000013" w:history="1">
            <w:r>
              <w:rPr>
                <w:rStyle w:val="Hyperlink"/>
              </w:rPr>
              <w:t>C.11  VAAR 852.203-70 COMMERCIAL ADVERTISING (MAY 2018)</w:t>
            </w:r>
            <w:r>
              <w:rPr>
                <w:rStyle w:val="Hyperlink"/>
              </w:rPr>
              <w:tab/>
            </w:r>
            <w:r>
              <w:fldChar w:fldCharType="begin"/>
            </w:r>
            <w:r>
              <w:rPr>
                <w:rStyle w:val="Hyperlink"/>
              </w:rPr>
              <w:instrText xml:space="preserve"> PAGEREF _Toc256000013 \h </w:instrText>
            </w:r>
            <w:r>
              <w:fldChar w:fldCharType="separate"/>
            </w:r>
            <w:r>
              <w:rPr>
                <w:rStyle w:val="Hyperlink"/>
              </w:rPr>
              <w:t>20</w:t>
            </w:r>
            <w:r>
              <w:fldChar w:fldCharType="end"/>
            </w:r>
          </w:hyperlink>
        </w:p>
        <w:p w14:paraId="5DEBA465" w14:textId="77777777" w:rsidR="000B5897" w:rsidRDefault="00630514">
          <w:pPr>
            <w:pStyle w:val="TOC2"/>
            <w:tabs>
              <w:tab w:val="right" w:leader="dot" w:pos="9350"/>
            </w:tabs>
            <w:rPr>
              <w:noProof/>
            </w:rPr>
          </w:pPr>
          <w:hyperlink w:anchor="_Toc256000014" w:history="1">
            <w:r>
              <w:rPr>
                <w:rStyle w:val="Hyperlink"/>
              </w:rPr>
              <w:t>C.12  VAAR 852.204-70  PERSONAL IDENTITY VERIFICATION OF CONTRACTOR PERSONNEL (DEVIATION) (MAR 2026)</w:t>
            </w:r>
            <w:r>
              <w:rPr>
                <w:rStyle w:val="Hyperlink"/>
              </w:rPr>
              <w:tab/>
            </w:r>
            <w:r>
              <w:fldChar w:fldCharType="begin"/>
            </w:r>
            <w:r>
              <w:rPr>
                <w:rStyle w:val="Hyperlink"/>
              </w:rPr>
              <w:instrText xml:space="preserve"> PAGEREF _Toc256000014 \h </w:instrText>
            </w:r>
            <w:r>
              <w:fldChar w:fldCharType="separate"/>
            </w:r>
            <w:r>
              <w:rPr>
                <w:rStyle w:val="Hyperlink"/>
              </w:rPr>
              <w:t>20</w:t>
            </w:r>
            <w:r>
              <w:fldChar w:fldCharType="end"/>
            </w:r>
          </w:hyperlink>
        </w:p>
        <w:p w14:paraId="5DEBA466" w14:textId="77777777" w:rsidR="000B5897" w:rsidRDefault="00630514">
          <w:pPr>
            <w:pStyle w:val="TOC2"/>
            <w:tabs>
              <w:tab w:val="right" w:leader="dot" w:pos="9350"/>
            </w:tabs>
            <w:rPr>
              <w:noProof/>
            </w:rPr>
          </w:pPr>
          <w:hyperlink w:anchor="_Toc256000015" w:history="1">
            <w:r>
              <w:rPr>
                <w:rStyle w:val="Hyperlink"/>
              </w:rPr>
              <w:t>C.13  VAAR 852.204-72  PERSONNEL VETTING AND CREDENTIALING (DEVIATION) (MAR 2026)</w:t>
            </w:r>
            <w:r>
              <w:rPr>
                <w:rStyle w:val="Hyperlink"/>
              </w:rPr>
              <w:tab/>
            </w:r>
            <w:r>
              <w:fldChar w:fldCharType="begin"/>
            </w:r>
            <w:r>
              <w:rPr>
                <w:rStyle w:val="Hyperlink"/>
              </w:rPr>
              <w:instrText xml:space="preserve"> PAGEREF _Toc256000015 \h </w:instrText>
            </w:r>
            <w:r>
              <w:fldChar w:fldCharType="separate"/>
            </w:r>
            <w:r>
              <w:rPr>
                <w:rStyle w:val="Hyperlink"/>
              </w:rPr>
              <w:t>21</w:t>
            </w:r>
            <w:r>
              <w:fldChar w:fldCharType="end"/>
            </w:r>
          </w:hyperlink>
        </w:p>
        <w:p w14:paraId="5DEBA467" w14:textId="77777777" w:rsidR="000B5897" w:rsidRDefault="00630514">
          <w:pPr>
            <w:pStyle w:val="TOC2"/>
            <w:tabs>
              <w:tab w:val="right" w:leader="dot" w:pos="9350"/>
            </w:tabs>
            <w:rPr>
              <w:noProof/>
            </w:rPr>
          </w:pPr>
          <w:hyperlink w:anchor="_Toc256000016" w:history="1">
            <w:r>
              <w:rPr>
                <w:rStyle w:val="Hyperlink"/>
              </w:rPr>
              <w:t xml:space="preserve">C.14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_Toc256000016 \h </w:instrText>
            </w:r>
            <w:r>
              <w:fldChar w:fldCharType="separate"/>
            </w:r>
            <w:r>
              <w:rPr>
                <w:rStyle w:val="Hyperlink"/>
              </w:rPr>
              <w:t>24</w:t>
            </w:r>
            <w:r>
              <w:fldChar w:fldCharType="end"/>
            </w:r>
          </w:hyperlink>
        </w:p>
        <w:p w14:paraId="5DEBA468" w14:textId="77777777" w:rsidR="000B5897" w:rsidRDefault="00630514">
          <w:pPr>
            <w:pStyle w:val="TOC2"/>
            <w:tabs>
              <w:tab w:val="right" w:leader="dot" w:pos="9350"/>
            </w:tabs>
            <w:rPr>
              <w:noProof/>
            </w:rPr>
          </w:pPr>
          <w:hyperlink w:anchor="_Toc256000017" w:history="1">
            <w:r>
              <w:rPr>
                <w:rStyle w:val="Hyperlink"/>
              </w:rPr>
              <w:t xml:space="preserve">C.15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hyperlink>
        </w:p>
        <w:p w14:paraId="5DEBA469" w14:textId="77777777" w:rsidR="000B5897" w:rsidRDefault="00630514">
          <w:pPr>
            <w:pStyle w:val="TOC2"/>
            <w:tabs>
              <w:tab w:val="right" w:leader="dot" w:pos="9350"/>
            </w:tabs>
            <w:rPr>
              <w:noProof/>
            </w:rPr>
          </w:pPr>
          <w:hyperlink w:anchor="_Toc256000018" w:history="1">
            <w:r>
              <w:rPr>
                <w:rStyle w:val="Hyperlink"/>
              </w:rPr>
              <w:t>C.16</w:t>
            </w:r>
            <w:r w:rsidRPr="00564738">
              <w:rPr>
                <w:rStyle w:val="Hyperlink"/>
              </w:rPr>
              <w:t xml:space="preserve">  VAAR </w:t>
            </w:r>
            <w:r>
              <w:rPr>
                <w:rStyle w:val="Hyperlink"/>
              </w:rPr>
              <w:t>852.222-71</w:t>
            </w:r>
            <w:r w:rsidRPr="00564738">
              <w:rPr>
                <w:rStyle w:val="Hyperlink"/>
              </w:rPr>
              <w:t xml:space="preserve"> </w:t>
            </w:r>
            <w:r>
              <w:rPr>
                <w:rStyle w:val="Hyperlink"/>
              </w:rPr>
              <w:t xml:space="preserve">COMPLIANCE WITH EXECUTIVE ORDER 13899 </w:t>
            </w:r>
            <w:r w:rsidRPr="00564738">
              <w:rPr>
                <w:rStyle w:val="Hyperlink"/>
              </w:rPr>
              <w:t>(DEVIATION)(APR 2025)</w:t>
            </w:r>
            <w:r>
              <w:rPr>
                <w:rStyle w:val="Hyperlink"/>
              </w:rPr>
              <w:tab/>
            </w:r>
            <w:r>
              <w:fldChar w:fldCharType="begin"/>
            </w:r>
            <w:r>
              <w:rPr>
                <w:rStyle w:val="Hyperlink"/>
              </w:rPr>
              <w:instrText xml:space="preserve"> PAGEREF _Toc256000018 \h </w:instrText>
            </w:r>
            <w:r>
              <w:fldChar w:fldCharType="separate"/>
            </w:r>
            <w:r>
              <w:rPr>
                <w:rStyle w:val="Hyperlink"/>
              </w:rPr>
              <w:t>28</w:t>
            </w:r>
            <w:r>
              <w:fldChar w:fldCharType="end"/>
            </w:r>
          </w:hyperlink>
        </w:p>
        <w:p w14:paraId="5DEBA46A" w14:textId="77777777" w:rsidR="000B5897" w:rsidRDefault="00630514">
          <w:pPr>
            <w:pStyle w:val="TOC2"/>
            <w:tabs>
              <w:tab w:val="right" w:leader="dot" w:pos="9350"/>
            </w:tabs>
            <w:rPr>
              <w:noProof/>
            </w:rPr>
          </w:pPr>
          <w:hyperlink w:anchor="_Toc256000019" w:history="1">
            <w:r>
              <w:rPr>
                <w:rStyle w:val="Hyperlink"/>
              </w:rPr>
              <w:t>C.17  VAAR 852.232-72 ELECTRONIC SUBMISSION OF PAYMENT REQUESTS (NOV 2018)</w:t>
            </w:r>
            <w:r>
              <w:rPr>
                <w:rStyle w:val="Hyperlink"/>
              </w:rPr>
              <w:tab/>
            </w:r>
            <w:r>
              <w:fldChar w:fldCharType="begin"/>
            </w:r>
            <w:r>
              <w:rPr>
                <w:rStyle w:val="Hyperlink"/>
              </w:rPr>
              <w:instrText xml:space="preserve"> PAGEREF _Toc256000019 \h </w:instrText>
            </w:r>
            <w:r>
              <w:fldChar w:fldCharType="separate"/>
            </w:r>
            <w:r>
              <w:rPr>
                <w:rStyle w:val="Hyperlink"/>
              </w:rPr>
              <w:t>29</w:t>
            </w:r>
            <w:r>
              <w:fldChar w:fldCharType="end"/>
            </w:r>
          </w:hyperlink>
        </w:p>
        <w:p w14:paraId="5DEBA46B" w14:textId="77777777" w:rsidR="000B5897" w:rsidRDefault="00630514">
          <w:pPr>
            <w:pStyle w:val="TOC2"/>
            <w:tabs>
              <w:tab w:val="right" w:leader="dot" w:pos="9350"/>
            </w:tabs>
            <w:rPr>
              <w:noProof/>
            </w:rPr>
          </w:pPr>
          <w:hyperlink w:anchor="_Toc256000020" w:history="1">
            <w:r>
              <w:rPr>
                <w:rStyle w:val="Hyperlink"/>
              </w:rPr>
              <w:t>C.18  VAAR 852.242-71  ADMINISTRATIVE CONTRACTING OFFICER (OCT 2020)</w:t>
            </w:r>
            <w:r>
              <w:rPr>
                <w:rStyle w:val="Hyperlink"/>
              </w:rPr>
              <w:tab/>
            </w:r>
            <w:r>
              <w:fldChar w:fldCharType="begin"/>
            </w:r>
            <w:r>
              <w:rPr>
                <w:rStyle w:val="Hyperlink"/>
              </w:rPr>
              <w:instrText xml:space="preserve"> PAGEREF _Toc256000020 \h </w:instrText>
            </w:r>
            <w:r>
              <w:fldChar w:fldCharType="separate"/>
            </w:r>
            <w:r>
              <w:rPr>
                <w:rStyle w:val="Hyperlink"/>
              </w:rPr>
              <w:t>30</w:t>
            </w:r>
            <w:r>
              <w:fldChar w:fldCharType="end"/>
            </w:r>
          </w:hyperlink>
        </w:p>
        <w:p w14:paraId="5DEBA46C" w14:textId="77777777" w:rsidR="000B5897" w:rsidRDefault="00630514">
          <w:pPr>
            <w:pStyle w:val="TOC1"/>
            <w:tabs>
              <w:tab w:val="right" w:leader="dot" w:pos="9350"/>
            </w:tabs>
            <w:rPr>
              <w:noProof/>
            </w:rPr>
          </w:pPr>
          <w:hyperlink w:anchor="_Toc256000021" w:history="1">
            <w:r>
              <w:rPr>
                <w:rStyle w:val="Hyperlink"/>
              </w:rPr>
              <w:t>SECTION D - CONTRACT DOCUMENTS, EXHIBITS, OR ATTACHMENTS</w:t>
            </w:r>
            <w:r>
              <w:rPr>
                <w:rStyle w:val="Hyperlink"/>
              </w:rPr>
              <w:tab/>
            </w:r>
            <w:r>
              <w:fldChar w:fldCharType="begin"/>
            </w:r>
            <w:r>
              <w:rPr>
                <w:rStyle w:val="Hyperlink"/>
              </w:rPr>
              <w:instrText xml:space="preserve"> PAGEREF _Toc256000021 \h </w:instrText>
            </w:r>
            <w:r>
              <w:fldChar w:fldCharType="separate"/>
            </w:r>
            <w:r>
              <w:rPr>
                <w:rStyle w:val="Hyperlink"/>
              </w:rPr>
              <w:t>31</w:t>
            </w:r>
            <w:r>
              <w:fldChar w:fldCharType="end"/>
            </w:r>
          </w:hyperlink>
        </w:p>
        <w:p w14:paraId="5DEBA46D" w14:textId="77777777" w:rsidR="000B5897" w:rsidRDefault="00630514">
          <w:pPr>
            <w:pStyle w:val="TOC1"/>
            <w:tabs>
              <w:tab w:val="right" w:leader="dot" w:pos="9350"/>
            </w:tabs>
            <w:rPr>
              <w:noProof/>
            </w:rPr>
          </w:pPr>
          <w:hyperlink w:anchor="_Toc256000022" w:history="1">
            <w:r>
              <w:rPr>
                <w:rStyle w:val="Hyperlink"/>
              </w:rPr>
              <w:t>SECTION E - SOLICITATION PROVISIONS</w:t>
            </w:r>
            <w:r>
              <w:rPr>
                <w:rStyle w:val="Hyperlink"/>
              </w:rPr>
              <w:tab/>
            </w:r>
            <w:r>
              <w:fldChar w:fldCharType="begin"/>
            </w:r>
            <w:r>
              <w:rPr>
                <w:rStyle w:val="Hyperlink"/>
              </w:rPr>
              <w:instrText xml:space="preserve"> PAGEREF _Toc256000022 \h </w:instrText>
            </w:r>
            <w:r>
              <w:fldChar w:fldCharType="separate"/>
            </w:r>
            <w:r>
              <w:rPr>
                <w:rStyle w:val="Hyperlink"/>
              </w:rPr>
              <w:t>32</w:t>
            </w:r>
            <w:r>
              <w:fldChar w:fldCharType="end"/>
            </w:r>
          </w:hyperlink>
        </w:p>
        <w:p w14:paraId="5DEBA46E" w14:textId="77777777" w:rsidR="000B5897" w:rsidRDefault="00630514">
          <w:pPr>
            <w:pStyle w:val="TOC2"/>
            <w:tabs>
              <w:tab w:val="right" w:leader="dot" w:pos="9350"/>
            </w:tabs>
            <w:rPr>
              <w:noProof/>
            </w:rPr>
          </w:pPr>
          <w:hyperlink w:anchor="_Toc256000023" w:history="1">
            <w:r>
              <w:rPr>
                <w:rStyle w:val="Hyperlink"/>
              </w:rPr>
              <w:t>E.1  52.212-2  EVALUATION—COMMERCIAL PRODUCTS AND COMMERCIAL SERVICES (OCT 2025) (DEVIATION)</w:t>
            </w:r>
            <w:r>
              <w:rPr>
                <w:rStyle w:val="Hyperlink"/>
              </w:rPr>
              <w:tab/>
            </w:r>
            <w:r>
              <w:fldChar w:fldCharType="begin"/>
            </w:r>
            <w:r>
              <w:rPr>
                <w:rStyle w:val="Hyperlink"/>
              </w:rPr>
              <w:instrText xml:space="preserve"> PAGEREF _Toc256000023 \h </w:instrText>
            </w:r>
            <w:r>
              <w:fldChar w:fldCharType="separate"/>
            </w:r>
            <w:r>
              <w:rPr>
                <w:rStyle w:val="Hyperlink"/>
              </w:rPr>
              <w:t>36</w:t>
            </w:r>
            <w:r>
              <w:fldChar w:fldCharType="end"/>
            </w:r>
          </w:hyperlink>
        </w:p>
        <w:p w14:paraId="5DEBA46F" w14:textId="77777777" w:rsidR="000B5897" w:rsidRDefault="00630514">
          <w:pPr>
            <w:pStyle w:val="TOC2"/>
            <w:tabs>
              <w:tab w:val="right" w:leader="dot" w:pos="9350"/>
            </w:tabs>
            <w:rPr>
              <w:noProof/>
            </w:rPr>
          </w:pPr>
          <w:hyperlink w:anchor="_Toc256000024"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_Toc256000024 \h </w:instrText>
            </w:r>
            <w:r>
              <w:fldChar w:fldCharType="separate"/>
            </w:r>
            <w:r>
              <w:rPr>
                <w:rStyle w:val="Hyperlink"/>
              </w:rPr>
              <w:t>37</w:t>
            </w:r>
            <w:r>
              <w:fldChar w:fldCharType="end"/>
            </w:r>
          </w:hyperlink>
        </w:p>
        <w:p w14:paraId="5DEBA470" w14:textId="77777777" w:rsidR="000B5897" w:rsidRDefault="00630514">
          <w:pPr>
            <w:pStyle w:val="TOC2"/>
            <w:tabs>
              <w:tab w:val="right" w:leader="dot" w:pos="9350"/>
            </w:tabs>
            <w:rPr>
              <w:noProof/>
            </w:rPr>
          </w:pPr>
          <w:hyperlink w:anchor="_Toc256000025" w:history="1">
            <w:r>
              <w:rPr>
                <w:rStyle w:val="Hyperlink"/>
              </w:rPr>
              <w:t>E.3 52.209-7 INFORMATION REGARDING RESPONSIBILITY MATTERS (OCT 2018)</w:t>
            </w:r>
            <w:r>
              <w:rPr>
                <w:rStyle w:val="Hyperlink"/>
              </w:rPr>
              <w:tab/>
            </w:r>
            <w:r>
              <w:fldChar w:fldCharType="begin"/>
            </w:r>
            <w:r>
              <w:rPr>
                <w:rStyle w:val="Hyperlink"/>
              </w:rPr>
              <w:instrText xml:space="preserve"> PAGEREF _Toc256000025 \h </w:instrText>
            </w:r>
            <w:r>
              <w:fldChar w:fldCharType="separate"/>
            </w:r>
            <w:r>
              <w:rPr>
                <w:rStyle w:val="Hyperlink"/>
              </w:rPr>
              <w:t>38</w:t>
            </w:r>
            <w:r>
              <w:fldChar w:fldCharType="end"/>
            </w:r>
          </w:hyperlink>
        </w:p>
        <w:p w14:paraId="5DEBA471" w14:textId="77777777" w:rsidR="000B5897" w:rsidRDefault="00630514">
          <w:pPr>
            <w:pStyle w:val="TOC2"/>
            <w:tabs>
              <w:tab w:val="right" w:leader="dot" w:pos="9350"/>
            </w:tabs>
            <w:rPr>
              <w:noProof/>
            </w:rPr>
          </w:pPr>
          <w:hyperlink w:anchor="_Toc256000026" w:history="1">
            <w:r>
              <w:rPr>
                <w:rStyle w:val="Hyperlink"/>
              </w:rPr>
              <w:t>E.4  52.233-2  SERVICE OF PROTEST  (SEP 2006)</w:t>
            </w:r>
            <w:r>
              <w:rPr>
                <w:rStyle w:val="Hyperlink"/>
              </w:rPr>
              <w:tab/>
            </w:r>
            <w:r>
              <w:fldChar w:fldCharType="begin"/>
            </w:r>
            <w:r>
              <w:rPr>
                <w:rStyle w:val="Hyperlink"/>
              </w:rPr>
              <w:instrText xml:space="preserve"> PAGEREF _Toc256000026 \h </w:instrText>
            </w:r>
            <w:r>
              <w:fldChar w:fldCharType="separate"/>
            </w:r>
            <w:r>
              <w:rPr>
                <w:rStyle w:val="Hyperlink"/>
              </w:rPr>
              <w:t>39</w:t>
            </w:r>
            <w:r>
              <w:fldChar w:fldCharType="end"/>
            </w:r>
          </w:hyperlink>
        </w:p>
        <w:p w14:paraId="5DEBA472" w14:textId="77777777" w:rsidR="000B5897" w:rsidRDefault="00630514">
          <w:pPr>
            <w:pStyle w:val="TOC2"/>
            <w:tabs>
              <w:tab w:val="right" w:leader="dot" w:pos="9350"/>
            </w:tabs>
            <w:rPr>
              <w:noProof/>
            </w:rPr>
          </w:pPr>
          <w:hyperlink w:anchor="_Toc256000027" w:history="1">
            <w:r>
              <w:rPr>
                <w:rStyle w:val="Hyperlink"/>
              </w:rPr>
              <w:t>E.5  52.240-90  SECURITY PROHIBITIONS AND EXCLUSIONS REPRESENTATIONS AND CERTIFICATIONS (NOV 2025) (DEVIATION)</w:t>
            </w:r>
            <w:r>
              <w:rPr>
                <w:rStyle w:val="Hyperlink"/>
              </w:rPr>
              <w:tab/>
            </w:r>
            <w:r>
              <w:fldChar w:fldCharType="begin"/>
            </w:r>
            <w:r>
              <w:rPr>
                <w:rStyle w:val="Hyperlink"/>
              </w:rPr>
              <w:instrText xml:space="preserve"> PAGEREF _Toc256000027 \h </w:instrText>
            </w:r>
            <w:r>
              <w:fldChar w:fldCharType="separate"/>
            </w:r>
            <w:r>
              <w:rPr>
                <w:rStyle w:val="Hyperlink"/>
              </w:rPr>
              <w:t>39</w:t>
            </w:r>
            <w:r>
              <w:fldChar w:fldCharType="end"/>
            </w:r>
          </w:hyperlink>
        </w:p>
        <w:p w14:paraId="5DEBA473" w14:textId="77777777" w:rsidR="000B5897" w:rsidRDefault="00630514">
          <w:pPr>
            <w:pStyle w:val="TOC2"/>
            <w:tabs>
              <w:tab w:val="right" w:leader="dot" w:pos="9350"/>
            </w:tabs>
            <w:rPr>
              <w:noProof/>
            </w:rPr>
          </w:pPr>
          <w:hyperlink w:anchor="_Toc256000028" w:history="1">
            <w:r>
              <w:rPr>
                <w:rStyle w:val="Hyperlink"/>
              </w:rPr>
              <w:t>E.6  VAAR 852.233-70  PROTEST CONTENT/ALTERNATIVE DISPUTE RESOLUTION (OCT 2018)</w:t>
            </w:r>
            <w:r>
              <w:rPr>
                <w:rStyle w:val="Hyperlink"/>
              </w:rPr>
              <w:tab/>
            </w:r>
            <w:r>
              <w:fldChar w:fldCharType="begin"/>
            </w:r>
            <w:r>
              <w:rPr>
                <w:rStyle w:val="Hyperlink"/>
              </w:rPr>
              <w:instrText xml:space="preserve"> PAGEREF _Toc256000028 \h </w:instrText>
            </w:r>
            <w:r>
              <w:fldChar w:fldCharType="separate"/>
            </w:r>
            <w:r>
              <w:rPr>
                <w:rStyle w:val="Hyperlink"/>
              </w:rPr>
              <w:t>43</w:t>
            </w:r>
            <w:r>
              <w:fldChar w:fldCharType="end"/>
            </w:r>
          </w:hyperlink>
        </w:p>
        <w:p w14:paraId="5DEBA474" w14:textId="77777777" w:rsidR="000B5897" w:rsidRDefault="00630514">
          <w:pPr>
            <w:pStyle w:val="TOC2"/>
            <w:tabs>
              <w:tab w:val="right" w:leader="dot" w:pos="9350"/>
            </w:tabs>
            <w:rPr>
              <w:noProof/>
            </w:rPr>
          </w:pPr>
          <w:hyperlink w:anchor="_Toc256000029" w:history="1">
            <w:r>
              <w:rPr>
                <w:rStyle w:val="Hyperlink"/>
              </w:rPr>
              <w:t>E.7  VAAR 852.233-71  ALTERNATE PROTEST PROCEDURE (OCT 2018)</w:t>
            </w:r>
            <w:r>
              <w:rPr>
                <w:rStyle w:val="Hyperlink"/>
              </w:rPr>
              <w:tab/>
            </w:r>
            <w:r>
              <w:fldChar w:fldCharType="begin"/>
            </w:r>
            <w:r>
              <w:rPr>
                <w:rStyle w:val="Hyperlink"/>
              </w:rPr>
              <w:instrText xml:space="preserve"> PAGEREF _Toc256000029 \h </w:instrText>
            </w:r>
            <w:r>
              <w:fldChar w:fldCharType="separate"/>
            </w:r>
            <w:r>
              <w:rPr>
                <w:rStyle w:val="Hyperlink"/>
              </w:rPr>
              <w:t>44</w:t>
            </w:r>
            <w:r>
              <w:fldChar w:fldCharType="end"/>
            </w:r>
          </w:hyperlink>
        </w:p>
        <w:p w14:paraId="5DEBA475" w14:textId="77777777" w:rsidR="000B5897" w:rsidRDefault="00630514">
          <w:pPr>
            <w:pStyle w:val="TOC2"/>
            <w:tabs>
              <w:tab w:val="right" w:leader="dot" w:pos="9350"/>
            </w:tabs>
            <w:rPr>
              <w:noProof/>
            </w:rPr>
          </w:pPr>
          <w:hyperlink w:anchor="_Toc256000030" w:history="1">
            <w:r>
              <w:rPr>
                <w:rStyle w:val="Hyperlink"/>
              </w:rPr>
              <w:t>E.8  VAAR 852.239-75  INFORMATION AND COMMUNICATION TECHNOLOGY ACCESSIBILITY NOTICE (FEB 2023)</w:t>
            </w:r>
            <w:r>
              <w:rPr>
                <w:rStyle w:val="Hyperlink"/>
              </w:rPr>
              <w:tab/>
            </w:r>
            <w:r>
              <w:fldChar w:fldCharType="begin"/>
            </w:r>
            <w:r>
              <w:rPr>
                <w:rStyle w:val="Hyperlink"/>
              </w:rPr>
              <w:instrText xml:space="preserve"> PAGEREF _Toc256000030 \h </w:instrText>
            </w:r>
            <w:r>
              <w:fldChar w:fldCharType="separate"/>
            </w:r>
            <w:r>
              <w:rPr>
                <w:rStyle w:val="Hyperlink"/>
              </w:rPr>
              <w:t>45</w:t>
            </w:r>
            <w:r>
              <w:fldChar w:fldCharType="end"/>
            </w:r>
          </w:hyperlink>
        </w:p>
        <w:p w14:paraId="5DEBA476" w14:textId="77777777" w:rsidR="000B5897" w:rsidRDefault="00630514">
          <w:pPr>
            <w:rPr>
              <w:b/>
              <w:bCs/>
              <w:noProof/>
            </w:rPr>
            <w:sectPr w:rsidR="000B5897">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sectPr>
          </w:pPr>
          <w:r>
            <w:rPr>
              <w:b/>
              <w:bCs/>
              <w:noProof/>
            </w:rPr>
            <w:fldChar w:fldCharType="end"/>
          </w:r>
        </w:p>
      </w:sdtContent>
    </w:sdt>
    <w:p w14:paraId="5DEBA477" w14:textId="1FBCCFEE" w:rsidR="00630514" w:rsidRDefault="00630514" w:rsidP="0082269C">
      <w:pPr>
        <w:pStyle w:val="Heading1"/>
        <w:pageBreakBefore/>
      </w:pPr>
      <w:bookmarkStart w:id="0" w:name="_Toc256000000"/>
      <w:r>
        <w:lastRenderedPageBreak/>
        <w:t>SECTION B - CONTINUATION BLOCKS</w:t>
      </w:r>
      <w:bookmarkEnd w:id="0"/>
    </w:p>
    <w:p w14:paraId="5DEBA478" w14:textId="77777777" w:rsidR="00630514" w:rsidRPr="00F5343B" w:rsidRDefault="00630514" w:rsidP="0051776E">
      <w:pPr>
        <w:tabs>
          <w:tab w:val="left" w:pos="1620"/>
        </w:tabs>
        <w:rPr>
          <w:rFonts w:ascii="Calibri" w:hAnsi="Calibri"/>
          <w:szCs w:val="20"/>
        </w:rPr>
      </w:pPr>
      <w:r>
        <w:rPr>
          <w:rFonts w:ascii="Calibri" w:hAnsi="Calibri"/>
          <w:szCs w:val="20"/>
        </w:rPr>
        <w:tab/>
      </w:r>
    </w:p>
    <w:p w14:paraId="5DEBA479" w14:textId="77777777" w:rsidR="00630514" w:rsidRDefault="00630514" w:rsidP="008A63C0">
      <w:pPr>
        <w:pStyle w:val="Heading2"/>
      </w:pPr>
      <w:bookmarkStart w:id="1" w:name="_Toc256000001"/>
      <w:r>
        <w:t>B.1  CONTRACT ADMINISTRATION DATA</w:t>
      </w:r>
      <w:bookmarkEnd w:id="1"/>
    </w:p>
    <w:p w14:paraId="5DEBA47A" w14:textId="77777777" w:rsidR="00630514" w:rsidRDefault="00630514" w:rsidP="00873873">
      <w:r>
        <w:t xml:space="preserve">  1.  Contract Administration:  All contract administration matters will be handled by the following individuals:</w:t>
      </w:r>
    </w:p>
    <w:p w14:paraId="5DEBA47B" w14:textId="77777777" w:rsidR="00630514" w:rsidRPr="00707463" w:rsidRDefault="00630514" w:rsidP="00C5132E">
      <w:pPr>
        <w:rPr>
          <w:rStyle w:val="AAMSKBFill-InHighlight"/>
          <w:color w:val="auto"/>
        </w:rPr>
      </w:pPr>
      <w:r>
        <w:t xml:space="preserve">    a.  CONTRACTOR:  </w:t>
      </w:r>
    </w:p>
    <w:p w14:paraId="5DEBA47C" w14:textId="77777777" w:rsidR="00630514" w:rsidRPr="00903A68" w:rsidRDefault="00630514" w:rsidP="003E0C9E">
      <w:pPr>
        <w:tabs>
          <w:tab w:val="left" w:pos="2700"/>
        </w:tabs>
        <w:ind w:left="2610" w:hanging="810"/>
        <w:rPr>
          <w:rStyle w:val="AAMSKBFill-InHighlight"/>
          <w:color w:val="auto"/>
        </w:rPr>
      </w:pPr>
    </w:p>
    <w:p w14:paraId="5DEBA47D" w14:textId="77777777" w:rsidR="00630514" w:rsidRDefault="00630514" w:rsidP="003E0C9E">
      <w:pPr>
        <w:tabs>
          <w:tab w:val="left" w:pos="2700"/>
        </w:tabs>
        <w:ind w:left="2610" w:hanging="810"/>
      </w:pPr>
    </w:p>
    <w:p w14:paraId="5DEBA47E" w14:textId="77777777" w:rsidR="00630514" w:rsidRDefault="00630514" w:rsidP="003E0C9E">
      <w:pPr>
        <w:tabs>
          <w:tab w:val="left" w:pos="2700"/>
        </w:tabs>
        <w:ind w:left="2610" w:hanging="810"/>
      </w:pPr>
    </w:p>
    <w:p w14:paraId="5DEBA47F" w14:textId="77777777" w:rsidR="00630514" w:rsidRPr="008F3EA1" w:rsidRDefault="00630514" w:rsidP="008F3EA1">
      <w:pPr>
        <w:rPr>
          <w:rStyle w:val="AAMSKBFill-InHighlight"/>
          <w:color w:val="auto"/>
        </w:rPr>
      </w:pPr>
      <w:r>
        <w:t xml:space="preserve">    b.  GOVERNMENT:  Contracting Officer </w:t>
      </w:r>
      <w:r>
        <w:rPr>
          <w:rStyle w:val="AAMSKBFill-InHighlight"/>
          <w:color w:val="auto"/>
        </w:rPr>
        <w:t>36C24E</w:t>
      </w:r>
      <w:r>
        <w:t xml:space="preserve"> </w:t>
      </w:r>
    </w:p>
    <w:p w14:paraId="5DEBA480" w14:textId="77777777" w:rsidR="00630514" w:rsidRDefault="00630514" w:rsidP="003E0C9E">
      <w:pPr>
        <w:tabs>
          <w:tab w:val="left" w:pos="2700"/>
        </w:tabs>
        <w:ind w:left="2700" w:hanging="900"/>
      </w:pPr>
      <w:r>
        <w:t>Veterans Health Administration</w:t>
      </w:r>
    </w:p>
    <w:p w14:paraId="5DEBA481" w14:textId="77777777" w:rsidR="00630514" w:rsidRDefault="00630514" w:rsidP="003E0C9E">
      <w:pPr>
        <w:tabs>
          <w:tab w:val="left" w:pos="2700"/>
        </w:tabs>
        <w:ind w:left="2700" w:hanging="900"/>
      </w:pPr>
      <w:r>
        <w:t>Regional Procurement Office East</w:t>
      </w:r>
    </w:p>
    <w:p w14:paraId="5DEBA482" w14:textId="77777777" w:rsidR="00630514" w:rsidRDefault="00630514" w:rsidP="003E0C9E">
      <w:pPr>
        <w:tabs>
          <w:tab w:val="left" w:pos="2700"/>
        </w:tabs>
        <w:ind w:left="2700" w:hanging="900"/>
      </w:pPr>
      <w:r>
        <w:t>Building 32 Suite 1A1111</w:t>
      </w:r>
    </w:p>
    <w:p w14:paraId="5DEBA483" w14:textId="77777777" w:rsidR="00630514" w:rsidRDefault="00630514" w:rsidP="003E0C9E">
      <w:pPr>
        <w:tabs>
          <w:tab w:val="left" w:pos="2700"/>
        </w:tabs>
        <w:ind w:left="2700" w:hanging="900"/>
      </w:pPr>
      <w:r>
        <w:t>1010 Delafield Road</w:t>
      </w:r>
    </w:p>
    <w:p w14:paraId="5DEBA484" w14:textId="77777777" w:rsidR="00630514" w:rsidRPr="00E5483D" w:rsidRDefault="00630514" w:rsidP="003E0C9E">
      <w:pPr>
        <w:tabs>
          <w:tab w:val="left" w:pos="2700"/>
        </w:tabs>
        <w:ind w:left="2700" w:hanging="900"/>
      </w:pPr>
      <w:r>
        <w:t>Pittsburgh</w:t>
      </w:r>
      <w:r w:rsidRPr="00E5483D">
        <w:t xml:space="preserve"> </w:t>
      </w:r>
      <w:r>
        <w:t>PA</w:t>
      </w:r>
      <w:r w:rsidRPr="00E5483D">
        <w:t xml:space="preserve"> </w:t>
      </w:r>
      <w:r>
        <w:t>15215-1802</w:t>
      </w:r>
    </w:p>
    <w:p w14:paraId="5DEBA485" w14:textId="77777777" w:rsidR="00630514" w:rsidRPr="00FD54A7" w:rsidRDefault="00630514"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0B5897" w14:paraId="5DEBA488" w14:textId="77777777" w:rsidTr="00554F57">
        <w:tc>
          <w:tcPr>
            <w:tcW w:w="1548" w:type="dxa"/>
          </w:tcPr>
          <w:p w14:paraId="5DEBA486" w14:textId="77777777" w:rsidR="00630514" w:rsidRPr="00FD54A7" w:rsidRDefault="00630514" w:rsidP="006742BD">
            <w:r w:rsidRPr="00FD54A7">
              <w:t>[]</w:t>
            </w:r>
          </w:p>
        </w:tc>
        <w:tc>
          <w:tcPr>
            <w:tcW w:w="8028" w:type="dxa"/>
          </w:tcPr>
          <w:p w14:paraId="5DEBA487" w14:textId="77777777" w:rsidR="00630514" w:rsidRPr="00FD54A7" w:rsidRDefault="00630514" w:rsidP="0017495D">
            <w:r w:rsidRPr="00FD54A7">
              <w:t>52.232-33, Payment by Electronic Funds Transfer—System For Award Management, or</w:t>
            </w:r>
          </w:p>
        </w:tc>
      </w:tr>
      <w:tr w:rsidR="000B5897" w14:paraId="5DEBA48B" w14:textId="77777777" w:rsidTr="00554F57">
        <w:tc>
          <w:tcPr>
            <w:tcW w:w="1548" w:type="dxa"/>
          </w:tcPr>
          <w:p w14:paraId="5DEBA489" w14:textId="77777777" w:rsidR="00630514" w:rsidRPr="00FD54A7" w:rsidRDefault="00630514" w:rsidP="006742BD">
            <w:r w:rsidRPr="00FD54A7">
              <w:t>[]</w:t>
            </w:r>
          </w:p>
        </w:tc>
        <w:tc>
          <w:tcPr>
            <w:tcW w:w="8028" w:type="dxa"/>
          </w:tcPr>
          <w:p w14:paraId="5DEBA48A" w14:textId="77777777" w:rsidR="00630514" w:rsidRPr="00FD54A7" w:rsidRDefault="00630514" w:rsidP="006742BD">
            <w:r w:rsidRPr="00FD54A7">
              <w:t>52.232-36, Payment by Third Party</w:t>
            </w:r>
          </w:p>
        </w:tc>
      </w:tr>
    </w:tbl>
    <w:p w14:paraId="5DEBA48C" w14:textId="77777777" w:rsidR="00630514" w:rsidRPr="00FD54A7" w:rsidRDefault="00630514" w:rsidP="006742BD">
      <w:r w:rsidRPr="00FD54A7">
        <w:t xml:space="preserve">  3.  INVOICES:  Invoices shall be submitted in arrears:</w:t>
      </w:r>
    </w:p>
    <w:p w14:paraId="5DEBA48D" w14:textId="77777777" w:rsidR="00630514" w:rsidRPr="00FD54A7" w:rsidRDefault="00630514" w:rsidP="00FD7FD9">
      <w:pPr>
        <w:tabs>
          <w:tab w:val="left" w:pos="3240"/>
        </w:tabs>
      </w:pPr>
      <w:r w:rsidRPr="00FD54A7">
        <w:t xml:space="preserve">    </w:t>
      </w:r>
      <w:r>
        <w:t>a</w:t>
      </w:r>
      <w:r w:rsidRPr="00FD54A7">
        <w:t xml:space="preserve">.  </w:t>
      </w:r>
      <w:r>
        <w:t>Quarterly</w:t>
      </w:r>
      <w:r w:rsidRPr="00FD54A7">
        <w:tab/>
      </w:r>
      <w:r>
        <w:t>[</w:t>
      </w:r>
      <w:r w:rsidRPr="00FD54A7">
        <w:t>]</w:t>
      </w:r>
    </w:p>
    <w:p w14:paraId="5DEBA48E" w14:textId="77777777" w:rsidR="00630514" w:rsidRPr="00FD54A7" w:rsidRDefault="00630514">
      <w:pPr>
        <w:tabs>
          <w:tab w:val="left" w:pos="3240"/>
        </w:tabs>
      </w:pPr>
      <w:r w:rsidRPr="00FD54A7">
        <w:t xml:space="preserve">    b.  Semi-Annually</w:t>
      </w:r>
      <w:r w:rsidRPr="00FD54A7">
        <w:tab/>
        <w:t>[]</w:t>
      </w:r>
    </w:p>
    <w:p w14:paraId="5DEBA48F" w14:textId="77777777" w:rsidR="00630514" w:rsidRDefault="00630514">
      <w:pPr>
        <w:tabs>
          <w:tab w:val="left" w:pos="3240"/>
        </w:tabs>
      </w:pPr>
      <w:r>
        <w:t xml:space="preserve">    c.  Other</w:t>
      </w:r>
      <w:r>
        <w:tab/>
        <w:t xml:space="preserve">[]  </w:t>
      </w:r>
    </w:p>
    <w:p w14:paraId="5DEBA490" w14:textId="77777777" w:rsidR="00630514" w:rsidRDefault="00630514" w:rsidP="00BF1736">
      <w:r>
        <w:t xml:space="preserve">  4.  GOVERNMENT INVOICE ADDRESS:  All Invoices from the contractor shall be submitted electronically in accordance with VAAR Clause 852.232-72 Electronic Submission of Payment Requests.</w:t>
      </w:r>
    </w:p>
    <w:p w14:paraId="5DEBA491" w14:textId="77777777" w:rsidR="00630514" w:rsidRDefault="00630514" w:rsidP="003E0C9E"/>
    <w:p w14:paraId="5DEBA492" w14:textId="77777777" w:rsidR="00630514" w:rsidRDefault="00630514" w:rsidP="003E0C9E">
      <w:pPr>
        <w:spacing w:line="240" w:lineRule="auto"/>
      </w:pPr>
    </w:p>
    <w:p w14:paraId="5DEBA493" w14:textId="77777777" w:rsidR="00630514" w:rsidRDefault="00630514">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B5897" w14:paraId="5DEBA496" w14:textId="77777777" w:rsidTr="00990E2C">
        <w:tc>
          <w:tcPr>
            <w:tcW w:w="4788" w:type="dxa"/>
          </w:tcPr>
          <w:p w14:paraId="5DEBA494" w14:textId="77777777" w:rsidR="00630514" w:rsidRDefault="00630514" w:rsidP="00990E2C">
            <w:pPr>
              <w:jc w:val="center"/>
            </w:pPr>
            <w:bookmarkStart w:id="2" w:name="ColumnTitle"/>
            <w:bookmarkEnd w:id="2"/>
            <w:r>
              <w:lastRenderedPageBreak/>
              <w:t>AMENDMENT NO</w:t>
            </w:r>
          </w:p>
        </w:tc>
        <w:tc>
          <w:tcPr>
            <w:tcW w:w="4788" w:type="dxa"/>
          </w:tcPr>
          <w:p w14:paraId="5DEBA495" w14:textId="77777777" w:rsidR="00630514" w:rsidRDefault="00630514" w:rsidP="00990E2C">
            <w:pPr>
              <w:jc w:val="center"/>
            </w:pPr>
            <w:r>
              <w:t>DATE</w:t>
            </w:r>
          </w:p>
        </w:tc>
      </w:tr>
      <w:tr w:rsidR="000B5897" w14:paraId="5DEBA499" w14:textId="77777777" w:rsidTr="00990E2C">
        <w:tc>
          <w:tcPr>
            <w:tcW w:w="4788" w:type="dxa"/>
          </w:tcPr>
          <w:p w14:paraId="5DEBA497" w14:textId="77777777" w:rsidR="00630514" w:rsidRDefault="00630514"/>
        </w:tc>
        <w:tc>
          <w:tcPr>
            <w:tcW w:w="4788" w:type="dxa"/>
          </w:tcPr>
          <w:p w14:paraId="5DEBA498" w14:textId="77777777" w:rsidR="00630514" w:rsidRDefault="00630514"/>
        </w:tc>
      </w:tr>
      <w:tr w:rsidR="000B5897" w14:paraId="5DEBA49C" w14:textId="77777777" w:rsidTr="00990E2C">
        <w:tc>
          <w:tcPr>
            <w:tcW w:w="4788" w:type="dxa"/>
          </w:tcPr>
          <w:p w14:paraId="5DEBA49A" w14:textId="77777777" w:rsidR="00630514" w:rsidRDefault="00630514"/>
        </w:tc>
        <w:tc>
          <w:tcPr>
            <w:tcW w:w="4788" w:type="dxa"/>
          </w:tcPr>
          <w:p w14:paraId="5DEBA49B" w14:textId="77777777" w:rsidR="00630514" w:rsidRDefault="00630514"/>
        </w:tc>
      </w:tr>
      <w:tr w:rsidR="000B5897" w14:paraId="5DEBA49F" w14:textId="77777777" w:rsidTr="00990E2C">
        <w:tc>
          <w:tcPr>
            <w:tcW w:w="4788" w:type="dxa"/>
          </w:tcPr>
          <w:p w14:paraId="5DEBA49D" w14:textId="77777777" w:rsidR="00630514" w:rsidRDefault="00630514"/>
        </w:tc>
        <w:tc>
          <w:tcPr>
            <w:tcW w:w="4788" w:type="dxa"/>
          </w:tcPr>
          <w:p w14:paraId="5DEBA49E" w14:textId="77777777" w:rsidR="00630514" w:rsidRDefault="00630514"/>
        </w:tc>
      </w:tr>
    </w:tbl>
    <w:p w14:paraId="5DEBA4A0" w14:textId="77777777" w:rsidR="00630514" w:rsidRDefault="00630514">
      <w:pPr>
        <w:pStyle w:val="NoSpacing"/>
        <w:sectPr w:rsidR="00630514">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5DEBA4A1" w14:textId="77777777" w:rsidR="00630514" w:rsidRDefault="00630514">
      <w:pPr>
        <w:pStyle w:val="Heading1"/>
        <w:pageBreakBefore/>
      </w:pPr>
      <w:bookmarkStart w:id="3" w:name="_Toc256000002"/>
      <w:r>
        <w:lastRenderedPageBreak/>
        <w:t>SECTION C - CONTRACT CLAUSES</w:t>
      </w:r>
      <w:bookmarkEnd w:id="3"/>
    </w:p>
    <w:p w14:paraId="5DEBA4A2" w14:textId="77777777" w:rsidR="00630514" w:rsidRDefault="0063051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4A6" w14:textId="77777777">
        <w:tc>
          <w:tcPr>
            <w:tcW w:w="1440" w:type="dxa"/>
          </w:tcPr>
          <w:p w14:paraId="5DEBA4A3" w14:textId="77777777" w:rsidR="000B5897" w:rsidRDefault="00630514">
            <w:pPr>
              <w:pStyle w:val="ByReference"/>
            </w:pPr>
            <w:r>
              <w:rPr>
                <w:b/>
                <w:u w:val="single"/>
              </w:rPr>
              <w:t>FAR Number</w:t>
            </w:r>
          </w:p>
        </w:tc>
        <w:tc>
          <w:tcPr>
            <w:tcW w:w="6192" w:type="dxa"/>
          </w:tcPr>
          <w:p w14:paraId="5DEBA4A4" w14:textId="77777777" w:rsidR="000B5897" w:rsidRDefault="00630514">
            <w:pPr>
              <w:pStyle w:val="ByReference"/>
            </w:pPr>
            <w:r>
              <w:rPr>
                <w:b/>
                <w:u w:val="single"/>
              </w:rPr>
              <w:t>Title</w:t>
            </w:r>
          </w:p>
        </w:tc>
        <w:tc>
          <w:tcPr>
            <w:tcW w:w="1440" w:type="dxa"/>
          </w:tcPr>
          <w:p w14:paraId="5DEBA4A5" w14:textId="77777777" w:rsidR="000B5897" w:rsidRDefault="00630514">
            <w:pPr>
              <w:pStyle w:val="ByReference"/>
            </w:pPr>
            <w:r>
              <w:rPr>
                <w:b/>
                <w:u w:val="single"/>
              </w:rPr>
              <w:t>Date</w:t>
            </w:r>
          </w:p>
        </w:tc>
      </w:tr>
      <w:tr w:rsidR="000B5897" w14:paraId="5DEBA4AA" w14:textId="77777777">
        <w:tc>
          <w:tcPr>
            <w:tcW w:w="1440" w:type="dxa"/>
          </w:tcPr>
          <w:p w14:paraId="5DEBA4A7" w14:textId="77777777" w:rsidR="000B5897" w:rsidRDefault="00630514">
            <w:pPr>
              <w:pStyle w:val="ByReference"/>
            </w:pPr>
            <w:r>
              <w:t>52.212-4</w:t>
            </w:r>
          </w:p>
        </w:tc>
        <w:tc>
          <w:tcPr>
            <w:tcW w:w="6192" w:type="dxa"/>
          </w:tcPr>
          <w:p w14:paraId="5DEBA4A8" w14:textId="77777777" w:rsidR="000B5897" w:rsidRDefault="00630514">
            <w:pPr>
              <w:pStyle w:val="ByReference"/>
            </w:pPr>
            <w:r>
              <w:t>CONTRACT TERMS AND CONDITIONS—COMMERCIAL PRODUCTS AND COMMERCIAL SERVICES (DEVIATION)</w:t>
            </w:r>
          </w:p>
        </w:tc>
        <w:tc>
          <w:tcPr>
            <w:tcW w:w="1440" w:type="dxa"/>
          </w:tcPr>
          <w:p w14:paraId="5DEBA4A9" w14:textId="77777777" w:rsidR="000B5897" w:rsidRDefault="00630514">
            <w:pPr>
              <w:pStyle w:val="ByReference"/>
            </w:pPr>
            <w:r>
              <w:t>OCT 2025</w:t>
            </w:r>
          </w:p>
        </w:tc>
      </w:tr>
    </w:tbl>
    <w:p w14:paraId="5DEBA4AB" w14:textId="77777777" w:rsidR="00630514" w:rsidRDefault="00630514">
      <w:r>
        <w:t>ADDENDUM to FAR 52.212-4 CONTRACT TERMS AND CONDITIONS—COMMERCIAL PRODUCTS AND COMMERCIAL SERVICES</w:t>
      </w:r>
    </w:p>
    <w:p w14:paraId="5DEBA4AC" w14:textId="77777777" w:rsidR="00630514" w:rsidRDefault="00630514">
      <w:r>
        <w:t xml:space="preserve">  Clauses that are incorporated by reference (by Citation Number, Title, and Date), have the same force and effect as if they were given in full text. Upon request, the Contracting Officer will make their full text available.</w:t>
      </w:r>
    </w:p>
    <w:p w14:paraId="5DEBA4AD" w14:textId="77777777" w:rsidR="00630514" w:rsidRDefault="00630514">
      <w:r>
        <w:t xml:space="preserve">  The following clauses are incorporated into 52.212-4 as an addendum to this contract:</w:t>
      </w:r>
    </w:p>
    <w:p w14:paraId="5DEBA4AE" w14:textId="77777777" w:rsidR="00630514" w:rsidRDefault="00630514">
      <w:pPr>
        <w:pStyle w:val="Heading2"/>
      </w:pPr>
      <w:bookmarkStart w:id="4" w:name="_Toc256000003"/>
      <w:r>
        <w:t>C.1  52.252-2  CLAUSES INCORPORATED BY REFERENCE  (FEB 1998)</w:t>
      </w:r>
      <w:bookmarkEnd w:id="4"/>
    </w:p>
    <w:p w14:paraId="5DEBA4AF" w14:textId="77777777" w:rsidR="00630514" w:rsidRDefault="0063051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DEBA4B0" w14:textId="77777777" w:rsidR="00630514" w:rsidRDefault="00630514" w:rsidP="00F50F9D">
      <w:pPr>
        <w:pStyle w:val="NoSpacing"/>
        <w:spacing w:before="160"/>
      </w:pPr>
      <w:r>
        <w:t xml:space="preserve">  https://www.acquisition.gov/browse/index/far</w:t>
      </w:r>
    </w:p>
    <w:p w14:paraId="5DEBA4B1" w14:textId="77777777" w:rsidR="00630514" w:rsidRDefault="00630514">
      <w:pPr>
        <w:pStyle w:val="NoSpacing"/>
      </w:pPr>
      <w:r>
        <w:t xml:space="preserve">  https://www.va.gov/oal/library/vaar/</w:t>
      </w:r>
    </w:p>
    <w:p w14:paraId="5DEBA4B2" w14:textId="77777777" w:rsidR="00630514" w:rsidRDefault="00630514">
      <w:pPr>
        <w:pStyle w:val="NoSpacing"/>
      </w:pPr>
      <w:r>
        <w:t xml:space="preserve">  </w:t>
      </w:r>
    </w:p>
    <w:p w14:paraId="5DEBA4B3" w14:textId="77777777" w:rsidR="00630514" w:rsidRDefault="0063051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4B7" w14:textId="77777777">
        <w:tc>
          <w:tcPr>
            <w:tcW w:w="1440" w:type="dxa"/>
          </w:tcPr>
          <w:p w14:paraId="5DEBA4B4" w14:textId="77777777" w:rsidR="000B5897" w:rsidRDefault="00630514">
            <w:pPr>
              <w:pStyle w:val="ByReference"/>
            </w:pPr>
            <w:r>
              <w:rPr>
                <w:b/>
                <w:u w:val="single"/>
              </w:rPr>
              <w:t>FAR Number</w:t>
            </w:r>
          </w:p>
        </w:tc>
        <w:tc>
          <w:tcPr>
            <w:tcW w:w="6192" w:type="dxa"/>
          </w:tcPr>
          <w:p w14:paraId="5DEBA4B5" w14:textId="77777777" w:rsidR="000B5897" w:rsidRDefault="00630514">
            <w:pPr>
              <w:pStyle w:val="ByReference"/>
            </w:pPr>
            <w:r>
              <w:rPr>
                <w:b/>
                <w:u w:val="single"/>
              </w:rPr>
              <w:t>Title</w:t>
            </w:r>
          </w:p>
        </w:tc>
        <w:tc>
          <w:tcPr>
            <w:tcW w:w="1440" w:type="dxa"/>
          </w:tcPr>
          <w:p w14:paraId="5DEBA4B6" w14:textId="77777777" w:rsidR="000B5897" w:rsidRDefault="00630514">
            <w:pPr>
              <w:pStyle w:val="ByReference"/>
            </w:pPr>
            <w:r>
              <w:rPr>
                <w:b/>
                <w:u w:val="single"/>
              </w:rPr>
              <w:t>Date</w:t>
            </w:r>
          </w:p>
        </w:tc>
      </w:tr>
      <w:tr w:rsidR="000B5897" w14:paraId="5DEBA4BB" w14:textId="77777777">
        <w:tc>
          <w:tcPr>
            <w:tcW w:w="1440" w:type="dxa"/>
          </w:tcPr>
          <w:p w14:paraId="5DEBA4B8" w14:textId="77777777" w:rsidR="000B5897" w:rsidRDefault="00630514">
            <w:pPr>
              <w:pStyle w:val="ByReference"/>
            </w:pPr>
            <w:r>
              <w:t>52.203-6</w:t>
            </w:r>
          </w:p>
        </w:tc>
        <w:tc>
          <w:tcPr>
            <w:tcW w:w="6192" w:type="dxa"/>
          </w:tcPr>
          <w:p w14:paraId="5DEBA4B9" w14:textId="77777777" w:rsidR="000B5897" w:rsidRDefault="00630514">
            <w:pPr>
              <w:pStyle w:val="ByReference"/>
            </w:pPr>
            <w:r>
              <w:t>RESTRICTIONS ON SUBCONTRACTOR SALES TO THE GOVERNMENT ALTERNATE I (NOV 2021)</w:t>
            </w:r>
          </w:p>
        </w:tc>
        <w:tc>
          <w:tcPr>
            <w:tcW w:w="1440" w:type="dxa"/>
          </w:tcPr>
          <w:p w14:paraId="5DEBA4BA" w14:textId="77777777" w:rsidR="000B5897" w:rsidRDefault="00630514">
            <w:pPr>
              <w:pStyle w:val="ByReference"/>
            </w:pPr>
            <w:r>
              <w:t>JUN 2020</w:t>
            </w:r>
          </w:p>
        </w:tc>
      </w:tr>
      <w:tr w:rsidR="000B5897" w14:paraId="5DEBA4BF" w14:textId="77777777">
        <w:tc>
          <w:tcPr>
            <w:tcW w:w="1440" w:type="dxa"/>
          </w:tcPr>
          <w:p w14:paraId="5DEBA4BC" w14:textId="77777777" w:rsidR="000B5897" w:rsidRDefault="00630514">
            <w:pPr>
              <w:pStyle w:val="ByReference"/>
            </w:pPr>
            <w:r>
              <w:t>52.203-17</w:t>
            </w:r>
          </w:p>
        </w:tc>
        <w:tc>
          <w:tcPr>
            <w:tcW w:w="6192" w:type="dxa"/>
          </w:tcPr>
          <w:p w14:paraId="5DEBA4BD" w14:textId="77777777" w:rsidR="000B5897" w:rsidRDefault="00630514">
            <w:pPr>
              <w:pStyle w:val="ByReference"/>
            </w:pPr>
            <w:r>
              <w:t>CONTRACTOR EMPLOYEE WHISTLEBLOWER RIGHTS</w:t>
            </w:r>
          </w:p>
        </w:tc>
        <w:tc>
          <w:tcPr>
            <w:tcW w:w="1440" w:type="dxa"/>
          </w:tcPr>
          <w:p w14:paraId="5DEBA4BE" w14:textId="77777777" w:rsidR="000B5897" w:rsidRDefault="00630514">
            <w:pPr>
              <w:pStyle w:val="ByReference"/>
            </w:pPr>
            <w:r>
              <w:t>NOV 2023</w:t>
            </w:r>
          </w:p>
        </w:tc>
      </w:tr>
      <w:tr w:rsidR="000B5897" w14:paraId="5DEBA4C3" w14:textId="77777777">
        <w:tc>
          <w:tcPr>
            <w:tcW w:w="1440" w:type="dxa"/>
          </w:tcPr>
          <w:p w14:paraId="5DEBA4C0" w14:textId="77777777" w:rsidR="000B5897" w:rsidRDefault="00630514">
            <w:pPr>
              <w:pStyle w:val="ByReference"/>
            </w:pPr>
            <w:r>
              <w:t>52.203-19</w:t>
            </w:r>
          </w:p>
        </w:tc>
        <w:tc>
          <w:tcPr>
            <w:tcW w:w="6192" w:type="dxa"/>
          </w:tcPr>
          <w:p w14:paraId="5DEBA4C1" w14:textId="77777777" w:rsidR="000B5897" w:rsidRDefault="00630514">
            <w:pPr>
              <w:pStyle w:val="ByReference"/>
            </w:pPr>
            <w:r>
              <w:t>PROHIBITION ON REQUIRING CERTAIN INTERNAL CONFIDENTIALITY AGREEMENTS OR STATEMENTS</w:t>
            </w:r>
          </w:p>
        </w:tc>
        <w:tc>
          <w:tcPr>
            <w:tcW w:w="1440" w:type="dxa"/>
          </w:tcPr>
          <w:p w14:paraId="5DEBA4C2" w14:textId="77777777" w:rsidR="000B5897" w:rsidRDefault="00630514">
            <w:pPr>
              <w:pStyle w:val="ByReference"/>
            </w:pPr>
            <w:r>
              <w:t>JAN 2017</w:t>
            </w:r>
          </w:p>
        </w:tc>
      </w:tr>
      <w:tr w:rsidR="000B5897" w14:paraId="5DEBA4C7" w14:textId="77777777">
        <w:tc>
          <w:tcPr>
            <w:tcW w:w="1440" w:type="dxa"/>
          </w:tcPr>
          <w:p w14:paraId="5DEBA4C4" w14:textId="77777777" w:rsidR="000B5897" w:rsidRDefault="00630514">
            <w:pPr>
              <w:pStyle w:val="ByReference"/>
            </w:pPr>
            <w:r>
              <w:t>52.204-9</w:t>
            </w:r>
          </w:p>
        </w:tc>
        <w:tc>
          <w:tcPr>
            <w:tcW w:w="6192" w:type="dxa"/>
          </w:tcPr>
          <w:p w14:paraId="5DEBA4C5" w14:textId="77777777" w:rsidR="000B5897" w:rsidRDefault="00630514">
            <w:pPr>
              <w:pStyle w:val="ByReference"/>
            </w:pPr>
            <w:r>
              <w:t>PERSONAL IDENTITY VERIFICATION OF CONTRACTOR PERSONNEL</w:t>
            </w:r>
          </w:p>
        </w:tc>
        <w:tc>
          <w:tcPr>
            <w:tcW w:w="1440" w:type="dxa"/>
          </w:tcPr>
          <w:p w14:paraId="5DEBA4C6" w14:textId="77777777" w:rsidR="000B5897" w:rsidRDefault="00630514">
            <w:pPr>
              <w:pStyle w:val="ByReference"/>
            </w:pPr>
            <w:r>
              <w:t>JAN 2011</w:t>
            </w:r>
          </w:p>
        </w:tc>
      </w:tr>
      <w:tr w:rsidR="000B5897" w14:paraId="5DEBA4CB" w14:textId="77777777">
        <w:tc>
          <w:tcPr>
            <w:tcW w:w="1440" w:type="dxa"/>
          </w:tcPr>
          <w:p w14:paraId="5DEBA4C8" w14:textId="77777777" w:rsidR="000B5897" w:rsidRDefault="00630514">
            <w:pPr>
              <w:pStyle w:val="ByReference"/>
            </w:pPr>
            <w:r>
              <w:t>52.204-13</w:t>
            </w:r>
          </w:p>
        </w:tc>
        <w:tc>
          <w:tcPr>
            <w:tcW w:w="6192" w:type="dxa"/>
          </w:tcPr>
          <w:p w14:paraId="5DEBA4C9" w14:textId="77777777" w:rsidR="000B5897" w:rsidRDefault="00630514">
            <w:pPr>
              <w:pStyle w:val="ByReference"/>
            </w:pPr>
            <w:r>
              <w:t>SYSTEM FOR AWARD MANAGEMENT—MAINTENANCE (DEVIATION)</w:t>
            </w:r>
          </w:p>
        </w:tc>
        <w:tc>
          <w:tcPr>
            <w:tcW w:w="1440" w:type="dxa"/>
          </w:tcPr>
          <w:p w14:paraId="5DEBA4CA" w14:textId="77777777" w:rsidR="000B5897" w:rsidRDefault="00630514">
            <w:pPr>
              <w:pStyle w:val="ByReference"/>
            </w:pPr>
            <w:r>
              <w:t>NOV 2025</w:t>
            </w:r>
          </w:p>
        </w:tc>
      </w:tr>
      <w:tr w:rsidR="000B5897" w14:paraId="5DEBA4CF" w14:textId="77777777">
        <w:tc>
          <w:tcPr>
            <w:tcW w:w="1440" w:type="dxa"/>
          </w:tcPr>
          <w:p w14:paraId="5DEBA4CC" w14:textId="77777777" w:rsidR="000B5897" w:rsidRDefault="00630514">
            <w:pPr>
              <w:pStyle w:val="ByReference"/>
            </w:pPr>
            <w:r>
              <w:t>52.209-6</w:t>
            </w:r>
          </w:p>
        </w:tc>
        <w:tc>
          <w:tcPr>
            <w:tcW w:w="6192" w:type="dxa"/>
          </w:tcPr>
          <w:p w14:paraId="5DEBA4CD" w14:textId="77777777" w:rsidR="000B5897" w:rsidRDefault="00630514">
            <w:pPr>
              <w:pStyle w:val="ByReference"/>
            </w:pPr>
            <w:r>
              <w:t>PROTECTING THE GOVERNMENT'S INTEREST WHEN SUBCONTRACTING WITH CONTRACTORS DEBARRED, SUSPENDED, PROPOSED FOR DEBARMENT, OR VOLUNTARILY EXCLUDED</w:t>
            </w:r>
          </w:p>
        </w:tc>
        <w:tc>
          <w:tcPr>
            <w:tcW w:w="1440" w:type="dxa"/>
          </w:tcPr>
          <w:p w14:paraId="5DEBA4CE" w14:textId="77777777" w:rsidR="000B5897" w:rsidRDefault="00630514">
            <w:pPr>
              <w:pStyle w:val="ByReference"/>
            </w:pPr>
            <w:r>
              <w:t>JAN 2025</w:t>
            </w:r>
          </w:p>
        </w:tc>
      </w:tr>
      <w:tr w:rsidR="000B5897" w14:paraId="5DEBA4D3" w14:textId="77777777">
        <w:tc>
          <w:tcPr>
            <w:tcW w:w="1440" w:type="dxa"/>
          </w:tcPr>
          <w:p w14:paraId="5DEBA4D0" w14:textId="77777777" w:rsidR="000B5897" w:rsidRDefault="00630514">
            <w:pPr>
              <w:pStyle w:val="ByReference"/>
            </w:pPr>
            <w:r>
              <w:t>52.209-9</w:t>
            </w:r>
          </w:p>
        </w:tc>
        <w:tc>
          <w:tcPr>
            <w:tcW w:w="6192" w:type="dxa"/>
          </w:tcPr>
          <w:p w14:paraId="5DEBA4D1" w14:textId="77777777" w:rsidR="000B5897" w:rsidRDefault="00630514">
            <w:pPr>
              <w:pStyle w:val="ByReference"/>
            </w:pPr>
            <w:r>
              <w:t>UPDATES OF PUBLICLY AVAILABLE  INFORMATION REGARDING RESPONSIBILITY MATTERS</w:t>
            </w:r>
          </w:p>
        </w:tc>
        <w:tc>
          <w:tcPr>
            <w:tcW w:w="1440" w:type="dxa"/>
          </w:tcPr>
          <w:p w14:paraId="5DEBA4D2" w14:textId="77777777" w:rsidR="000B5897" w:rsidRDefault="00630514">
            <w:pPr>
              <w:pStyle w:val="ByReference"/>
            </w:pPr>
            <w:r>
              <w:t>OCT 2018</w:t>
            </w:r>
          </w:p>
        </w:tc>
      </w:tr>
      <w:tr w:rsidR="000B5897" w14:paraId="5DEBA4D7" w14:textId="77777777">
        <w:tc>
          <w:tcPr>
            <w:tcW w:w="1440" w:type="dxa"/>
          </w:tcPr>
          <w:p w14:paraId="5DEBA4D4" w14:textId="77777777" w:rsidR="000B5897" w:rsidRDefault="00630514">
            <w:pPr>
              <w:pStyle w:val="ByReference"/>
            </w:pPr>
            <w:r>
              <w:t>52.209-10</w:t>
            </w:r>
          </w:p>
        </w:tc>
        <w:tc>
          <w:tcPr>
            <w:tcW w:w="6192" w:type="dxa"/>
          </w:tcPr>
          <w:p w14:paraId="5DEBA4D5" w14:textId="77777777" w:rsidR="000B5897" w:rsidRDefault="00630514">
            <w:pPr>
              <w:pStyle w:val="ByReference"/>
            </w:pPr>
            <w:r>
              <w:t>PROHIBITION ON CONTRACTING WITH INVERTED DOMESTIC CORPORATIONS</w:t>
            </w:r>
          </w:p>
        </w:tc>
        <w:tc>
          <w:tcPr>
            <w:tcW w:w="1440" w:type="dxa"/>
          </w:tcPr>
          <w:p w14:paraId="5DEBA4D6" w14:textId="77777777" w:rsidR="000B5897" w:rsidRDefault="00630514">
            <w:pPr>
              <w:pStyle w:val="ByReference"/>
            </w:pPr>
            <w:r>
              <w:t>NOV 2015</w:t>
            </w:r>
          </w:p>
        </w:tc>
      </w:tr>
      <w:tr w:rsidR="000B5897" w14:paraId="5DEBA4DB" w14:textId="77777777">
        <w:tc>
          <w:tcPr>
            <w:tcW w:w="1440" w:type="dxa"/>
          </w:tcPr>
          <w:p w14:paraId="5DEBA4D8" w14:textId="77777777" w:rsidR="000B5897" w:rsidRDefault="00630514">
            <w:pPr>
              <w:pStyle w:val="ByReference"/>
            </w:pPr>
            <w:r>
              <w:t>52.219-8</w:t>
            </w:r>
          </w:p>
        </w:tc>
        <w:tc>
          <w:tcPr>
            <w:tcW w:w="6192" w:type="dxa"/>
          </w:tcPr>
          <w:p w14:paraId="5DEBA4D9" w14:textId="77777777" w:rsidR="000B5897" w:rsidRDefault="00630514">
            <w:pPr>
              <w:pStyle w:val="ByReference"/>
            </w:pPr>
            <w:r>
              <w:t>UTILIZATION OF SMALL BUSINESS CONCERNS (DEVIATION)</w:t>
            </w:r>
          </w:p>
        </w:tc>
        <w:tc>
          <w:tcPr>
            <w:tcW w:w="1440" w:type="dxa"/>
          </w:tcPr>
          <w:p w14:paraId="5DEBA4DA" w14:textId="77777777" w:rsidR="000B5897" w:rsidRDefault="00630514">
            <w:pPr>
              <w:pStyle w:val="ByReference"/>
            </w:pPr>
            <w:r>
              <w:t>NOV 2025</w:t>
            </w:r>
          </w:p>
        </w:tc>
      </w:tr>
      <w:tr w:rsidR="000B5897" w14:paraId="5DEBA4DF" w14:textId="77777777">
        <w:tc>
          <w:tcPr>
            <w:tcW w:w="1440" w:type="dxa"/>
          </w:tcPr>
          <w:p w14:paraId="5DEBA4DC" w14:textId="77777777" w:rsidR="000B5897" w:rsidRDefault="00630514">
            <w:pPr>
              <w:pStyle w:val="ByReference"/>
            </w:pPr>
            <w:r>
              <w:t>52.222-3</w:t>
            </w:r>
          </w:p>
        </w:tc>
        <w:tc>
          <w:tcPr>
            <w:tcW w:w="6192" w:type="dxa"/>
          </w:tcPr>
          <w:p w14:paraId="5DEBA4DD" w14:textId="77777777" w:rsidR="000B5897" w:rsidRDefault="00630514">
            <w:pPr>
              <w:pStyle w:val="ByReference"/>
            </w:pPr>
            <w:r>
              <w:t>CONVICT LABOR (DEVIATION)</w:t>
            </w:r>
          </w:p>
        </w:tc>
        <w:tc>
          <w:tcPr>
            <w:tcW w:w="1440" w:type="dxa"/>
          </w:tcPr>
          <w:p w14:paraId="5DEBA4DE" w14:textId="77777777" w:rsidR="000B5897" w:rsidRDefault="00630514">
            <w:pPr>
              <w:pStyle w:val="ByReference"/>
            </w:pPr>
            <w:r>
              <w:t>NOV 2025</w:t>
            </w:r>
          </w:p>
        </w:tc>
      </w:tr>
      <w:tr w:rsidR="000B5897" w14:paraId="5DEBA4E3" w14:textId="77777777">
        <w:tc>
          <w:tcPr>
            <w:tcW w:w="1440" w:type="dxa"/>
          </w:tcPr>
          <w:p w14:paraId="5DEBA4E0" w14:textId="77777777" w:rsidR="000B5897" w:rsidRDefault="00630514">
            <w:pPr>
              <w:pStyle w:val="ByReference"/>
            </w:pPr>
            <w:r>
              <w:t>52.222-35</w:t>
            </w:r>
          </w:p>
        </w:tc>
        <w:tc>
          <w:tcPr>
            <w:tcW w:w="6192" w:type="dxa"/>
          </w:tcPr>
          <w:p w14:paraId="5DEBA4E1" w14:textId="77777777" w:rsidR="000B5897" w:rsidRDefault="00630514">
            <w:pPr>
              <w:pStyle w:val="ByReference"/>
            </w:pPr>
            <w:r>
              <w:t>EQUAL OPPORTUNITY FOR VETERANS (DEVIATION)</w:t>
            </w:r>
          </w:p>
        </w:tc>
        <w:tc>
          <w:tcPr>
            <w:tcW w:w="1440" w:type="dxa"/>
          </w:tcPr>
          <w:p w14:paraId="5DEBA4E2" w14:textId="77777777" w:rsidR="000B5897" w:rsidRDefault="00630514">
            <w:pPr>
              <w:pStyle w:val="ByReference"/>
            </w:pPr>
            <w:r>
              <w:t>NOV 2025</w:t>
            </w:r>
          </w:p>
        </w:tc>
      </w:tr>
      <w:tr w:rsidR="000B5897" w14:paraId="5DEBA4E7" w14:textId="77777777">
        <w:tc>
          <w:tcPr>
            <w:tcW w:w="1440" w:type="dxa"/>
          </w:tcPr>
          <w:p w14:paraId="5DEBA4E4" w14:textId="77777777" w:rsidR="000B5897" w:rsidRDefault="00630514">
            <w:pPr>
              <w:pStyle w:val="ByReference"/>
            </w:pPr>
            <w:r>
              <w:t>52.222-37</w:t>
            </w:r>
          </w:p>
        </w:tc>
        <w:tc>
          <w:tcPr>
            <w:tcW w:w="6192" w:type="dxa"/>
          </w:tcPr>
          <w:p w14:paraId="5DEBA4E5" w14:textId="77777777" w:rsidR="000B5897" w:rsidRDefault="00630514">
            <w:pPr>
              <w:pStyle w:val="ByReference"/>
            </w:pPr>
            <w:r>
              <w:t>EMPLOYMENT REPORTS ON VETERANS (DEVIATION)</w:t>
            </w:r>
          </w:p>
        </w:tc>
        <w:tc>
          <w:tcPr>
            <w:tcW w:w="1440" w:type="dxa"/>
          </w:tcPr>
          <w:p w14:paraId="5DEBA4E6" w14:textId="77777777" w:rsidR="000B5897" w:rsidRDefault="00630514">
            <w:pPr>
              <w:pStyle w:val="ByReference"/>
            </w:pPr>
            <w:r>
              <w:t>NOV 2025</w:t>
            </w:r>
          </w:p>
        </w:tc>
      </w:tr>
      <w:tr w:rsidR="000B5897" w14:paraId="5DEBA4EB" w14:textId="77777777">
        <w:tc>
          <w:tcPr>
            <w:tcW w:w="1440" w:type="dxa"/>
          </w:tcPr>
          <w:p w14:paraId="5DEBA4E8" w14:textId="77777777" w:rsidR="000B5897" w:rsidRDefault="00630514">
            <w:pPr>
              <w:pStyle w:val="ByReference"/>
            </w:pPr>
            <w:r>
              <w:lastRenderedPageBreak/>
              <w:t>52.222-36</w:t>
            </w:r>
          </w:p>
        </w:tc>
        <w:tc>
          <w:tcPr>
            <w:tcW w:w="6192" w:type="dxa"/>
          </w:tcPr>
          <w:p w14:paraId="5DEBA4E9" w14:textId="77777777" w:rsidR="000B5897" w:rsidRDefault="00630514">
            <w:pPr>
              <w:pStyle w:val="ByReference"/>
            </w:pPr>
            <w:r>
              <w:t>EQUAL OPPORTUNITY FOR WORKERS WITH DISABILITIES (DEVIATION)</w:t>
            </w:r>
          </w:p>
        </w:tc>
        <w:tc>
          <w:tcPr>
            <w:tcW w:w="1440" w:type="dxa"/>
          </w:tcPr>
          <w:p w14:paraId="5DEBA4EA" w14:textId="77777777" w:rsidR="000B5897" w:rsidRDefault="00630514">
            <w:pPr>
              <w:pStyle w:val="ByReference"/>
            </w:pPr>
            <w:r>
              <w:t>NOV 2025</w:t>
            </w:r>
          </w:p>
        </w:tc>
      </w:tr>
      <w:tr w:rsidR="000B5897" w14:paraId="5DEBA4EF" w14:textId="77777777">
        <w:tc>
          <w:tcPr>
            <w:tcW w:w="1440" w:type="dxa"/>
          </w:tcPr>
          <w:p w14:paraId="5DEBA4EC" w14:textId="77777777" w:rsidR="000B5897" w:rsidRDefault="00630514">
            <w:pPr>
              <w:pStyle w:val="ByReference"/>
            </w:pPr>
            <w:r>
              <w:t>52.222-41</w:t>
            </w:r>
          </w:p>
        </w:tc>
        <w:tc>
          <w:tcPr>
            <w:tcW w:w="6192" w:type="dxa"/>
          </w:tcPr>
          <w:p w14:paraId="5DEBA4ED" w14:textId="77777777" w:rsidR="000B5897" w:rsidRDefault="00630514">
            <w:pPr>
              <w:pStyle w:val="ByReference"/>
            </w:pPr>
            <w:r>
              <w:t>SERVICE CONTRACT LABOR STANDARDS (DEVIATION)</w:t>
            </w:r>
          </w:p>
        </w:tc>
        <w:tc>
          <w:tcPr>
            <w:tcW w:w="1440" w:type="dxa"/>
          </w:tcPr>
          <w:p w14:paraId="5DEBA4EE" w14:textId="77777777" w:rsidR="000B5897" w:rsidRDefault="00630514">
            <w:pPr>
              <w:pStyle w:val="ByReference"/>
            </w:pPr>
            <w:r>
              <w:t>NOV 2025</w:t>
            </w:r>
          </w:p>
        </w:tc>
      </w:tr>
      <w:tr w:rsidR="000B5897" w14:paraId="5DEBA4F3" w14:textId="77777777">
        <w:tc>
          <w:tcPr>
            <w:tcW w:w="1440" w:type="dxa"/>
          </w:tcPr>
          <w:p w14:paraId="5DEBA4F0" w14:textId="77777777" w:rsidR="000B5897" w:rsidRDefault="00630514">
            <w:pPr>
              <w:pStyle w:val="ByReference"/>
            </w:pPr>
            <w:r>
              <w:t>52.222-40</w:t>
            </w:r>
          </w:p>
        </w:tc>
        <w:tc>
          <w:tcPr>
            <w:tcW w:w="6192" w:type="dxa"/>
          </w:tcPr>
          <w:p w14:paraId="5DEBA4F1" w14:textId="77777777" w:rsidR="000B5897" w:rsidRDefault="00630514">
            <w:pPr>
              <w:pStyle w:val="ByReference"/>
            </w:pPr>
            <w:r>
              <w:t>NOTIFICATION OF EMPLOYEE RIGHTS UNDER THE NATIONAL LABOR RELATIONS ACT (DEVIATION)</w:t>
            </w:r>
          </w:p>
        </w:tc>
        <w:tc>
          <w:tcPr>
            <w:tcW w:w="1440" w:type="dxa"/>
          </w:tcPr>
          <w:p w14:paraId="5DEBA4F2" w14:textId="77777777" w:rsidR="000B5897" w:rsidRDefault="00630514">
            <w:pPr>
              <w:pStyle w:val="ByReference"/>
            </w:pPr>
            <w:r>
              <w:t>NOV 2025</w:t>
            </w:r>
          </w:p>
        </w:tc>
      </w:tr>
      <w:tr w:rsidR="000B5897" w14:paraId="5DEBA4F7" w14:textId="77777777">
        <w:tc>
          <w:tcPr>
            <w:tcW w:w="1440" w:type="dxa"/>
          </w:tcPr>
          <w:p w14:paraId="5DEBA4F4" w14:textId="77777777" w:rsidR="000B5897" w:rsidRDefault="00630514">
            <w:pPr>
              <w:pStyle w:val="ByReference"/>
            </w:pPr>
            <w:r>
              <w:t>52.222-42</w:t>
            </w:r>
          </w:p>
        </w:tc>
        <w:tc>
          <w:tcPr>
            <w:tcW w:w="6192" w:type="dxa"/>
          </w:tcPr>
          <w:p w14:paraId="5DEBA4F5" w14:textId="77777777" w:rsidR="000B5897" w:rsidRDefault="00630514">
            <w:pPr>
              <w:pStyle w:val="ByReference"/>
            </w:pPr>
            <w:r>
              <w:t>STATEMENT OF EQUIVALENT RATES FOR FEDERAL HIRES</w:t>
            </w:r>
          </w:p>
        </w:tc>
        <w:tc>
          <w:tcPr>
            <w:tcW w:w="1440" w:type="dxa"/>
          </w:tcPr>
          <w:p w14:paraId="5DEBA4F6" w14:textId="77777777" w:rsidR="000B5897" w:rsidRDefault="00630514">
            <w:pPr>
              <w:pStyle w:val="ByReference"/>
            </w:pPr>
            <w:r>
              <w:t>MAY 2014</w:t>
            </w:r>
          </w:p>
        </w:tc>
      </w:tr>
      <w:tr w:rsidR="000B5897" w14:paraId="5DEBA4FB" w14:textId="77777777">
        <w:tc>
          <w:tcPr>
            <w:tcW w:w="1440" w:type="dxa"/>
          </w:tcPr>
          <w:p w14:paraId="5DEBA4F8" w14:textId="77777777" w:rsidR="000B5897" w:rsidRDefault="00630514">
            <w:pPr>
              <w:pStyle w:val="ByReference"/>
            </w:pPr>
            <w:r>
              <w:t>52.222-43</w:t>
            </w:r>
          </w:p>
        </w:tc>
        <w:tc>
          <w:tcPr>
            <w:tcW w:w="6192" w:type="dxa"/>
          </w:tcPr>
          <w:p w14:paraId="5DEBA4F9" w14:textId="77777777" w:rsidR="000B5897" w:rsidRDefault="00630514">
            <w:pPr>
              <w:pStyle w:val="ByReference"/>
            </w:pPr>
            <w:r>
              <w:t>FAIR LABOR STANDARDS ACT AND SERVICE CONTRACT LABOR STANDARDS-PRICE ADJUSTMENT (MULTIPLE YEAR AND OPTION CONTRACTS) (DEVIATION)</w:t>
            </w:r>
          </w:p>
        </w:tc>
        <w:tc>
          <w:tcPr>
            <w:tcW w:w="1440" w:type="dxa"/>
          </w:tcPr>
          <w:p w14:paraId="5DEBA4FA" w14:textId="77777777" w:rsidR="000B5897" w:rsidRDefault="00630514">
            <w:pPr>
              <w:pStyle w:val="ByReference"/>
            </w:pPr>
            <w:r>
              <w:t>NOV 2025</w:t>
            </w:r>
          </w:p>
        </w:tc>
      </w:tr>
      <w:tr w:rsidR="00BE23DE" w14:paraId="0921162B" w14:textId="77777777">
        <w:tc>
          <w:tcPr>
            <w:tcW w:w="1440" w:type="dxa"/>
          </w:tcPr>
          <w:p w14:paraId="55139ED5" w14:textId="2158FD0A" w:rsidR="00BE23DE" w:rsidRDefault="00BE23DE">
            <w:pPr>
              <w:pStyle w:val="ByReference"/>
            </w:pPr>
            <w:r>
              <w:t>52.222-49</w:t>
            </w:r>
          </w:p>
        </w:tc>
        <w:tc>
          <w:tcPr>
            <w:tcW w:w="6192" w:type="dxa"/>
          </w:tcPr>
          <w:p w14:paraId="6CC143B8" w14:textId="6A1EBF94" w:rsidR="00BE23DE" w:rsidRDefault="00BE23DE">
            <w:pPr>
              <w:pStyle w:val="ByReference"/>
            </w:pPr>
            <w:r w:rsidRPr="00BE23DE">
              <w:t>SERVICE CONTRACT LABOR STANDARDS-PLACE OF PERFORMANCE UNKNOWN</w:t>
            </w:r>
            <w:r>
              <w:t xml:space="preserve"> (DEVIATION)</w:t>
            </w:r>
          </w:p>
        </w:tc>
        <w:tc>
          <w:tcPr>
            <w:tcW w:w="1440" w:type="dxa"/>
          </w:tcPr>
          <w:p w14:paraId="4D4FCABA" w14:textId="2394865A" w:rsidR="00BE23DE" w:rsidRDefault="00BE23DE">
            <w:pPr>
              <w:pStyle w:val="ByReference"/>
            </w:pPr>
            <w:r>
              <w:t>MAY 2014</w:t>
            </w:r>
          </w:p>
        </w:tc>
      </w:tr>
      <w:tr w:rsidR="000B5897" w14:paraId="5DEBA4FF" w14:textId="77777777">
        <w:tc>
          <w:tcPr>
            <w:tcW w:w="1440" w:type="dxa"/>
          </w:tcPr>
          <w:p w14:paraId="5DEBA4FC" w14:textId="77777777" w:rsidR="000B5897" w:rsidRDefault="00630514">
            <w:pPr>
              <w:pStyle w:val="ByReference"/>
            </w:pPr>
            <w:r>
              <w:t>52.222-50</w:t>
            </w:r>
          </w:p>
        </w:tc>
        <w:tc>
          <w:tcPr>
            <w:tcW w:w="6192" w:type="dxa"/>
          </w:tcPr>
          <w:p w14:paraId="5DEBA4FD" w14:textId="77777777" w:rsidR="000B5897" w:rsidRDefault="00630514">
            <w:pPr>
              <w:pStyle w:val="ByReference"/>
            </w:pPr>
            <w:r>
              <w:t>COMBATING TRAFFICKING IN PERSONS (DEVIATION)</w:t>
            </w:r>
          </w:p>
        </w:tc>
        <w:tc>
          <w:tcPr>
            <w:tcW w:w="1440" w:type="dxa"/>
          </w:tcPr>
          <w:p w14:paraId="5DEBA4FE" w14:textId="77777777" w:rsidR="000B5897" w:rsidRDefault="00630514">
            <w:pPr>
              <w:pStyle w:val="ByReference"/>
            </w:pPr>
            <w:r>
              <w:t>NOV 2025</w:t>
            </w:r>
          </w:p>
        </w:tc>
      </w:tr>
      <w:tr w:rsidR="000B5897" w14:paraId="5DEBA503" w14:textId="77777777">
        <w:tc>
          <w:tcPr>
            <w:tcW w:w="1440" w:type="dxa"/>
          </w:tcPr>
          <w:p w14:paraId="5DEBA500" w14:textId="77777777" w:rsidR="000B5897" w:rsidRDefault="00630514">
            <w:pPr>
              <w:pStyle w:val="ByReference"/>
            </w:pPr>
            <w:r>
              <w:t>52.222-54</w:t>
            </w:r>
          </w:p>
        </w:tc>
        <w:tc>
          <w:tcPr>
            <w:tcW w:w="6192" w:type="dxa"/>
          </w:tcPr>
          <w:p w14:paraId="5DEBA501" w14:textId="77777777" w:rsidR="000B5897" w:rsidRDefault="00630514">
            <w:pPr>
              <w:pStyle w:val="ByReference"/>
            </w:pPr>
            <w:r>
              <w:t>EMPLOYMENT ELIGIBILITY VERIFICATION (DEVIATION)</w:t>
            </w:r>
          </w:p>
        </w:tc>
        <w:tc>
          <w:tcPr>
            <w:tcW w:w="1440" w:type="dxa"/>
          </w:tcPr>
          <w:p w14:paraId="5DEBA502" w14:textId="77777777" w:rsidR="000B5897" w:rsidRDefault="00630514">
            <w:pPr>
              <w:pStyle w:val="ByReference"/>
            </w:pPr>
            <w:r>
              <w:t>NOV 2025</w:t>
            </w:r>
          </w:p>
        </w:tc>
      </w:tr>
      <w:tr w:rsidR="000B5897" w14:paraId="5DEBA507" w14:textId="77777777">
        <w:tc>
          <w:tcPr>
            <w:tcW w:w="1440" w:type="dxa"/>
          </w:tcPr>
          <w:p w14:paraId="5DEBA504" w14:textId="77777777" w:rsidR="000B5897" w:rsidRDefault="00630514">
            <w:pPr>
              <w:pStyle w:val="ByReference"/>
            </w:pPr>
            <w:r>
              <w:t>52.222-55</w:t>
            </w:r>
          </w:p>
        </w:tc>
        <w:tc>
          <w:tcPr>
            <w:tcW w:w="6192" w:type="dxa"/>
          </w:tcPr>
          <w:p w14:paraId="5DEBA505" w14:textId="77777777" w:rsidR="000B5897" w:rsidRDefault="00630514">
            <w:pPr>
              <w:pStyle w:val="ByReference"/>
            </w:pPr>
            <w:r>
              <w:t>MINIMUM WAGES FOR CONTRACTOR WORKERS UNDER EXECUTIVE ORDER 14026 (DEVIATION)</w:t>
            </w:r>
          </w:p>
        </w:tc>
        <w:tc>
          <w:tcPr>
            <w:tcW w:w="1440" w:type="dxa"/>
          </w:tcPr>
          <w:p w14:paraId="5DEBA506" w14:textId="77777777" w:rsidR="000B5897" w:rsidRDefault="00630514">
            <w:pPr>
              <w:pStyle w:val="ByReference"/>
            </w:pPr>
            <w:r>
              <w:t>NOV 2025</w:t>
            </w:r>
          </w:p>
        </w:tc>
      </w:tr>
      <w:tr w:rsidR="000B5897" w14:paraId="5DEBA50B" w14:textId="77777777">
        <w:tc>
          <w:tcPr>
            <w:tcW w:w="1440" w:type="dxa"/>
          </w:tcPr>
          <w:p w14:paraId="5DEBA508" w14:textId="77777777" w:rsidR="000B5897" w:rsidRDefault="00630514">
            <w:pPr>
              <w:pStyle w:val="ByReference"/>
            </w:pPr>
            <w:r>
              <w:t>52.222-62</w:t>
            </w:r>
          </w:p>
        </w:tc>
        <w:tc>
          <w:tcPr>
            <w:tcW w:w="6192" w:type="dxa"/>
          </w:tcPr>
          <w:p w14:paraId="5DEBA509" w14:textId="77777777" w:rsidR="000B5897" w:rsidRDefault="00630514">
            <w:pPr>
              <w:pStyle w:val="ByReference"/>
            </w:pPr>
            <w:r>
              <w:t>PAID SICK LEAVE UNDER EXECUTIVE ORDER 13706 (DEVIATION)</w:t>
            </w:r>
          </w:p>
        </w:tc>
        <w:tc>
          <w:tcPr>
            <w:tcW w:w="1440" w:type="dxa"/>
          </w:tcPr>
          <w:p w14:paraId="5DEBA50A" w14:textId="77777777" w:rsidR="000B5897" w:rsidRDefault="00630514">
            <w:pPr>
              <w:pStyle w:val="ByReference"/>
            </w:pPr>
            <w:r>
              <w:t>NOV 2025</w:t>
            </w:r>
          </w:p>
        </w:tc>
      </w:tr>
      <w:tr w:rsidR="000B5897" w14:paraId="5DEBA50F" w14:textId="77777777">
        <w:tc>
          <w:tcPr>
            <w:tcW w:w="1440" w:type="dxa"/>
          </w:tcPr>
          <w:p w14:paraId="5DEBA50C" w14:textId="77777777" w:rsidR="000B5897" w:rsidRDefault="00630514">
            <w:pPr>
              <w:pStyle w:val="ByReference"/>
            </w:pPr>
            <w:r>
              <w:t>52.226-8</w:t>
            </w:r>
          </w:p>
        </w:tc>
        <w:tc>
          <w:tcPr>
            <w:tcW w:w="6192" w:type="dxa"/>
          </w:tcPr>
          <w:p w14:paraId="5DEBA50D" w14:textId="77777777" w:rsidR="000B5897" w:rsidRDefault="00630514">
            <w:pPr>
              <w:pStyle w:val="ByReference"/>
            </w:pPr>
            <w:r>
              <w:t>ENCOURAGING CONTRACTOR POLICIES  TO BAN TEXT MESSAGING WHILE DRIVING</w:t>
            </w:r>
          </w:p>
        </w:tc>
        <w:tc>
          <w:tcPr>
            <w:tcW w:w="1440" w:type="dxa"/>
          </w:tcPr>
          <w:p w14:paraId="5DEBA50E" w14:textId="77777777" w:rsidR="000B5897" w:rsidRDefault="00630514">
            <w:pPr>
              <w:pStyle w:val="ByReference"/>
            </w:pPr>
            <w:r>
              <w:t>MAY 2024</w:t>
            </w:r>
          </w:p>
        </w:tc>
      </w:tr>
      <w:tr w:rsidR="000B5897" w14:paraId="5DEBA513" w14:textId="77777777">
        <w:tc>
          <w:tcPr>
            <w:tcW w:w="1440" w:type="dxa"/>
          </w:tcPr>
          <w:p w14:paraId="5DEBA510" w14:textId="77777777" w:rsidR="000B5897" w:rsidRDefault="00630514">
            <w:pPr>
              <w:pStyle w:val="ByReference"/>
            </w:pPr>
            <w:r>
              <w:t>52.228-5</w:t>
            </w:r>
          </w:p>
        </w:tc>
        <w:tc>
          <w:tcPr>
            <w:tcW w:w="6192" w:type="dxa"/>
          </w:tcPr>
          <w:p w14:paraId="5DEBA511" w14:textId="77777777" w:rsidR="000B5897" w:rsidRDefault="00630514">
            <w:pPr>
              <w:pStyle w:val="ByReference"/>
            </w:pPr>
            <w:r>
              <w:t>INSURANCE—WORK ON A GOVERNMENT INSTALLATION</w:t>
            </w:r>
          </w:p>
        </w:tc>
        <w:tc>
          <w:tcPr>
            <w:tcW w:w="1440" w:type="dxa"/>
          </w:tcPr>
          <w:p w14:paraId="5DEBA512" w14:textId="77777777" w:rsidR="000B5897" w:rsidRDefault="00630514">
            <w:pPr>
              <w:pStyle w:val="ByReference"/>
            </w:pPr>
            <w:r>
              <w:t>JAN 1997</w:t>
            </w:r>
          </w:p>
        </w:tc>
      </w:tr>
      <w:tr w:rsidR="000B5897" w14:paraId="5DEBA517" w14:textId="77777777">
        <w:tc>
          <w:tcPr>
            <w:tcW w:w="1440" w:type="dxa"/>
          </w:tcPr>
          <w:p w14:paraId="5DEBA514" w14:textId="77777777" w:rsidR="000B5897" w:rsidRDefault="00630514">
            <w:pPr>
              <w:pStyle w:val="ByReference"/>
            </w:pPr>
            <w:r>
              <w:t>52.229-12</w:t>
            </w:r>
          </w:p>
        </w:tc>
        <w:tc>
          <w:tcPr>
            <w:tcW w:w="6192" w:type="dxa"/>
          </w:tcPr>
          <w:p w14:paraId="5DEBA515" w14:textId="77777777" w:rsidR="000B5897" w:rsidRDefault="00630514">
            <w:pPr>
              <w:pStyle w:val="ByReference"/>
            </w:pPr>
            <w:r>
              <w:t>TAX ON CERTAIN FOREIGN PROCUREMENTS</w:t>
            </w:r>
          </w:p>
        </w:tc>
        <w:tc>
          <w:tcPr>
            <w:tcW w:w="1440" w:type="dxa"/>
          </w:tcPr>
          <w:p w14:paraId="5DEBA516" w14:textId="77777777" w:rsidR="000B5897" w:rsidRDefault="00630514">
            <w:pPr>
              <w:pStyle w:val="ByReference"/>
            </w:pPr>
            <w:r>
              <w:t>FEB 2021</w:t>
            </w:r>
          </w:p>
        </w:tc>
      </w:tr>
      <w:tr w:rsidR="000B5897" w14:paraId="5DEBA51B" w14:textId="77777777">
        <w:tc>
          <w:tcPr>
            <w:tcW w:w="1440" w:type="dxa"/>
          </w:tcPr>
          <w:p w14:paraId="5DEBA518" w14:textId="77777777" w:rsidR="000B5897" w:rsidRDefault="00630514">
            <w:pPr>
              <w:pStyle w:val="ByReference"/>
            </w:pPr>
            <w:r>
              <w:t>52.232-33</w:t>
            </w:r>
          </w:p>
        </w:tc>
        <w:tc>
          <w:tcPr>
            <w:tcW w:w="6192" w:type="dxa"/>
          </w:tcPr>
          <w:p w14:paraId="5DEBA519" w14:textId="77777777" w:rsidR="000B5897" w:rsidRDefault="00630514">
            <w:pPr>
              <w:pStyle w:val="ByReference"/>
            </w:pPr>
            <w:r>
              <w:t xml:space="preserve"> PAYMENT BY ELECTRONIC FUNDS TRANSFER—SYSTEM FOR AWARD MANAGEMENT</w:t>
            </w:r>
          </w:p>
        </w:tc>
        <w:tc>
          <w:tcPr>
            <w:tcW w:w="1440" w:type="dxa"/>
          </w:tcPr>
          <w:p w14:paraId="5DEBA51A" w14:textId="77777777" w:rsidR="000B5897" w:rsidRDefault="00630514">
            <w:pPr>
              <w:pStyle w:val="ByReference"/>
            </w:pPr>
            <w:r>
              <w:t>OCT 2018</w:t>
            </w:r>
          </w:p>
        </w:tc>
      </w:tr>
      <w:tr w:rsidR="000B5897" w14:paraId="5DEBA51F" w14:textId="77777777">
        <w:tc>
          <w:tcPr>
            <w:tcW w:w="1440" w:type="dxa"/>
          </w:tcPr>
          <w:p w14:paraId="5DEBA51C" w14:textId="77777777" w:rsidR="000B5897" w:rsidRDefault="00630514">
            <w:pPr>
              <w:pStyle w:val="ByReference"/>
            </w:pPr>
            <w:r>
              <w:t>52.232-40</w:t>
            </w:r>
          </w:p>
        </w:tc>
        <w:tc>
          <w:tcPr>
            <w:tcW w:w="6192" w:type="dxa"/>
          </w:tcPr>
          <w:p w14:paraId="5DEBA51D" w14:textId="77777777" w:rsidR="000B5897" w:rsidRDefault="00630514">
            <w:pPr>
              <w:pStyle w:val="ByReference"/>
            </w:pPr>
            <w:r>
              <w:t>PROVIDING ACCELERATED PAYMENTS TO SMALL BUSINESS SUBCONTRACTORS</w:t>
            </w:r>
          </w:p>
        </w:tc>
        <w:tc>
          <w:tcPr>
            <w:tcW w:w="1440" w:type="dxa"/>
          </w:tcPr>
          <w:p w14:paraId="5DEBA51E" w14:textId="77777777" w:rsidR="000B5897" w:rsidRDefault="00630514">
            <w:pPr>
              <w:pStyle w:val="ByReference"/>
            </w:pPr>
            <w:r>
              <w:t>MAR 2023</w:t>
            </w:r>
          </w:p>
        </w:tc>
      </w:tr>
      <w:tr w:rsidR="000B5897" w14:paraId="5DEBA523" w14:textId="77777777">
        <w:tc>
          <w:tcPr>
            <w:tcW w:w="1440" w:type="dxa"/>
          </w:tcPr>
          <w:p w14:paraId="5DEBA520" w14:textId="77777777" w:rsidR="000B5897" w:rsidRDefault="00630514">
            <w:pPr>
              <w:pStyle w:val="ByReference"/>
            </w:pPr>
            <w:r>
              <w:t>52.233-3</w:t>
            </w:r>
          </w:p>
        </w:tc>
        <w:tc>
          <w:tcPr>
            <w:tcW w:w="6192" w:type="dxa"/>
          </w:tcPr>
          <w:p w14:paraId="5DEBA521" w14:textId="77777777" w:rsidR="000B5897" w:rsidRDefault="00630514">
            <w:pPr>
              <w:pStyle w:val="ByReference"/>
            </w:pPr>
            <w:r>
              <w:t>PROTEST AFTER AWARD</w:t>
            </w:r>
          </w:p>
        </w:tc>
        <w:tc>
          <w:tcPr>
            <w:tcW w:w="1440" w:type="dxa"/>
          </w:tcPr>
          <w:p w14:paraId="5DEBA522" w14:textId="77777777" w:rsidR="000B5897" w:rsidRDefault="00630514">
            <w:pPr>
              <w:pStyle w:val="ByReference"/>
            </w:pPr>
            <w:r>
              <w:t>AUG 1996</w:t>
            </w:r>
          </w:p>
        </w:tc>
      </w:tr>
      <w:tr w:rsidR="000B5897" w14:paraId="5DEBA527" w14:textId="77777777">
        <w:tc>
          <w:tcPr>
            <w:tcW w:w="1440" w:type="dxa"/>
          </w:tcPr>
          <w:p w14:paraId="5DEBA524" w14:textId="77777777" w:rsidR="000B5897" w:rsidRDefault="00630514">
            <w:pPr>
              <w:pStyle w:val="ByReference"/>
            </w:pPr>
            <w:r>
              <w:t>52.233-4</w:t>
            </w:r>
          </w:p>
        </w:tc>
        <w:tc>
          <w:tcPr>
            <w:tcW w:w="6192" w:type="dxa"/>
          </w:tcPr>
          <w:p w14:paraId="5DEBA525" w14:textId="77777777" w:rsidR="000B5897" w:rsidRDefault="00630514">
            <w:pPr>
              <w:pStyle w:val="ByReference"/>
            </w:pPr>
            <w:r>
              <w:t>APPLICABLE LAW FOR BREACH OF CONTRACT CLAIM</w:t>
            </w:r>
          </w:p>
        </w:tc>
        <w:tc>
          <w:tcPr>
            <w:tcW w:w="1440" w:type="dxa"/>
          </w:tcPr>
          <w:p w14:paraId="5DEBA526" w14:textId="77777777" w:rsidR="000B5897" w:rsidRDefault="00630514">
            <w:pPr>
              <w:pStyle w:val="ByReference"/>
            </w:pPr>
            <w:r>
              <w:t>OCT 2004</w:t>
            </w:r>
          </w:p>
        </w:tc>
      </w:tr>
      <w:tr w:rsidR="000B5897" w14:paraId="5DEBA52B" w14:textId="77777777">
        <w:tc>
          <w:tcPr>
            <w:tcW w:w="1440" w:type="dxa"/>
          </w:tcPr>
          <w:p w14:paraId="5DEBA528" w14:textId="77777777" w:rsidR="000B5897" w:rsidRDefault="00630514">
            <w:pPr>
              <w:pStyle w:val="ByReference"/>
            </w:pPr>
            <w:r>
              <w:t>52.245-1</w:t>
            </w:r>
          </w:p>
        </w:tc>
        <w:tc>
          <w:tcPr>
            <w:tcW w:w="6192" w:type="dxa"/>
          </w:tcPr>
          <w:p w14:paraId="5DEBA529" w14:textId="77777777" w:rsidR="000B5897" w:rsidRDefault="00630514">
            <w:pPr>
              <w:pStyle w:val="ByReference"/>
            </w:pPr>
            <w:r>
              <w:t>GOVERNMENT PROPERTY ALTERNATE I (APR 2012)</w:t>
            </w:r>
          </w:p>
        </w:tc>
        <w:tc>
          <w:tcPr>
            <w:tcW w:w="1440" w:type="dxa"/>
          </w:tcPr>
          <w:p w14:paraId="5DEBA52A" w14:textId="77777777" w:rsidR="000B5897" w:rsidRDefault="00630514">
            <w:pPr>
              <w:pStyle w:val="ByReference"/>
            </w:pPr>
            <w:r>
              <w:t>SEP 2021</w:t>
            </w:r>
          </w:p>
        </w:tc>
      </w:tr>
      <w:tr w:rsidR="000B5897" w14:paraId="5DEBA52F" w14:textId="77777777">
        <w:tc>
          <w:tcPr>
            <w:tcW w:w="1440" w:type="dxa"/>
          </w:tcPr>
          <w:p w14:paraId="5DEBA52C" w14:textId="77777777" w:rsidR="000B5897" w:rsidRDefault="00630514">
            <w:pPr>
              <w:pStyle w:val="ByReference"/>
            </w:pPr>
            <w:r>
              <w:t>52.245-9</w:t>
            </w:r>
          </w:p>
        </w:tc>
        <w:tc>
          <w:tcPr>
            <w:tcW w:w="6192" w:type="dxa"/>
          </w:tcPr>
          <w:p w14:paraId="5DEBA52D" w14:textId="77777777" w:rsidR="000B5897" w:rsidRDefault="00630514">
            <w:pPr>
              <w:pStyle w:val="ByReference"/>
            </w:pPr>
            <w:r>
              <w:t>USE AND CHARGES</w:t>
            </w:r>
          </w:p>
        </w:tc>
        <w:tc>
          <w:tcPr>
            <w:tcW w:w="1440" w:type="dxa"/>
          </w:tcPr>
          <w:p w14:paraId="5DEBA52E" w14:textId="77777777" w:rsidR="000B5897" w:rsidRDefault="00630514">
            <w:pPr>
              <w:pStyle w:val="ByReference"/>
            </w:pPr>
            <w:r>
              <w:t>APR 2012</w:t>
            </w:r>
          </w:p>
        </w:tc>
      </w:tr>
      <w:tr w:rsidR="000B5897" w14:paraId="5DEBA533" w14:textId="77777777">
        <w:tc>
          <w:tcPr>
            <w:tcW w:w="1440" w:type="dxa"/>
          </w:tcPr>
          <w:p w14:paraId="5DEBA530" w14:textId="77777777" w:rsidR="000B5897" w:rsidRDefault="00630514">
            <w:pPr>
              <w:pStyle w:val="ByReference"/>
            </w:pPr>
            <w:r>
              <w:t>52.252-6</w:t>
            </w:r>
          </w:p>
        </w:tc>
        <w:tc>
          <w:tcPr>
            <w:tcW w:w="6192" w:type="dxa"/>
          </w:tcPr>
          <w:p w14:paraId="5DEBA531" w14:textId="77777777" w:rsidR="000B5897" w:rsidRDefault="00630514">
            <w:pPr>
              <w:pStyle w:val="ByReference"/>
            </w:pPr>
            <w:r>
              <w:t>AUTHORIZED DEVIATIONS IN CLAUSES</w:t>
            </w:r>
          </w:p>
        </w:tc>
        <w:tc>
          <w:tcPr>
            <w:tcW w:w="1440" w:type="dxa"/>
          </w:tcPr>
          <w:p w14:paraId="5DEBA532" w14:textId="77777777" w:rsidR="000B5897" w:rsidRDefault="00630514">
            <w:pPr>
              <w:pStyle w:val="ByReference"/>
            </w:pPr>
            <w:r>
              <w:t>NOV 2020</w:t>
            </w:r>
          </w:p>
        </w:tc>
      </w:tr>
    </w:tbl>
    <w:p w14:paraId="5DEBA534" w14:textId="77777777" w:rsidR="00630514" w:rsidRDefault="00630514">
      <w:pPr>
        <w:pStyle w:val="Heading2"/>
      </w:pPr>
      <w:bookmarkStart w:id="5" w:name="_Toc256000004"/>
      <w:r>
        <w:t>C.2  52.216-18 ORDERING (AUG 2020)</w:t>
      </w:r>
      <w:bookmarkEnd w:id="5"/>
    </w:p>
    <w:p w14:paraId="5DEBA535" w14:textId="77777777" w:rsidR="00630514" w:rsidRDefault="00630514">
      <w:r>
        <w:t xml:space="preserve">  (a) Any supplies and services to be furnished under this contract shall be ordered by issuance of delivery orders or task orders by the individuals or activities designated in the Schedule. Such orders may be issued from 9/1/2026 through 8/31/2029.</w:t>
      </w:r>
    </w:p>
    <w:p w14:paraId="5DEBA536" w14:textId="77777777" w:rsidR="00630514" w:rsidRDefault="00630514">
      <w:r>
        <w:t xml:space="preserve">  (b) All delivery orders or task orders are subject to the terms and conditions of this contract. In the event of conflict between a delivery order or task order and this contract, the contract shall control.</w:t>
      </w:r>
    </w:p>
    <w:p w14:paraId="5DEBA537" w14:textId="77777777" w:rsidR="00630514" w:rsidRDefault="00630514">
      <w:r>
        <w:t xml:space="preserve">  </w:t>
      </w:r>
      <w:r w:rsidRPr="00467655">
        <w:t>(c) A delivery order or task ord</w:t>
      </w:r>
      <w:r>
        <w:t>er is considered "issued" when—</w:t>
      </w:r>
    </w:p>
    <w:p w14:paraId="5DEBA538" w14:textId="77777777" w:rsidR="00630514" w:rsidRDefault="00630514">
      <w:r>
        <w:t xml:space="preserve">    </w:t>
      </w:r>
      <w:r w:rsidRPr="00467655">
        <w:t xml:space="preserve">(1) If sent by mail (includes transmittal by U.S. mail or private delivery service), the Government </w:t>
      </w:r>
      <w:r>
        <w:t>deposits the order in the mail;</w:t>
      </w:r>
    </w:p>
    <w:p w14:paraId="5DEBA539" w14:textId="77777777" w:rsidR="00630514" w:rsidRDefault="00630514">
      <w:r>
        <w:t xml:space="preserve">    </w:t>
      </w:r>
      <w:r w:rsidRPr="00467655">
        <w:t>(2) If sent by fax, the Government transmits the order to th</w:t>
      </w:r>
      <w:r>
        <w:t>e Contractor’s fax number; or</w:t>
      </w:r>
    </w:p>
    <w:p w14:paraId="5DEBA53A" w14:textId="77777777" w:rsidR="00630514" w:rsidRDefault="00630514">
      <w:r>
        <w:t xml:space="preserve">    </w:t>
      </w:r>
      <w:r w:rsidRPr="00467655">
        <w:t>(3) If sent electronically, the Government either—</w:t>
      </w:r>
    </w:p>
    <w:p w14:paraId="5DEBA53B" w14:textId="77777777" w:rsidR="00630514" w:rsidRDefault="00630514">
      <w:r>
        <w:lastRenderedPageBreak/>
        <w:t xml:space="preserve">      </w:t>
      </w:r>
      <w:r w:rsidRPr="00467655">
        <w:t>(i) Posts a copy of the delivery order or task order to a Government document access system, and notic</w:t>
      </w:r>
      <w:r>
        <w:t>e is sent to the Contractor; or</w:t>
      </w:r>
    </w:p>
    <w:p w14:paraId="5DEBA53C" w14:textId="77777777" w:rsidR="00630514" w:rsidRDefault="00630514">
      <w:r>
        <w:t xml:space="preserve">      </w:t>
      </w:r>
      <w:r w:rsidRPr="00467655">
        <w:t>(ii) Distributes the delivery order or task order via email to the Contractor’s email address.</w:t>
      </w:r>
    </w:p>
    <w:p w14:paraId="5DEBA53D" w14:textId="77777777" w:rsidR="00630514" w:rsidRDefault="00630514">
      <w:r>
        <w:t xml:space="preserve">  </w:t>
      </w:r>
      <w:r w:rsidRPr="00467655">
        <w:t>(d) Orders may be issued by methods other than those enumerated in this clause only if authorized in the contract.</w:t>
      </w:r>
    </w:p>
    <w:p w14:paraId="5DEBA53E" w14:textId="77777777" w:rsidR="00630514" w:rsidRDefault="00630514" w:rsidP="00E12C7F">
      <w:pPr>
        <w:jc w:val="center"/>
      </w:pPr>
      <w:r>
        <w:t>(End of Clause)</w:t>
      </w:r>
    </w:p>
    <w:p w14:paraId="5DEBA53F" w14:textId="77777777" w:rsidR="00630514" w:rsidRDefault="00630514">
      <w:pPr>
        <w:pStyle w:val="Heading2"/>
      </w:pPr>
      <w:bookmarkStart w:id="6" w:name="_Toc256000005"/>
      <w:r>
        <w:t>C.3  52.216-19 ORDER LIMITATIONS (OCT 1995)</w:t>
      </w:r>
      <w:bookmarkEnd w:id="6"/>
    </w:p>
    <w:p w14:paraId="5DEBA540" w14:textId="77777777" w:rsidR="00630514" w:rsidRDefault="00630514">
      <w:r>
        <w:t xml:space="preserve">  (a) </w:t>
      </w:r>
      <w:r w:rsidRPr="00D6476A">
        <w:rPr>
          <w:i/>
        </w:rPr>
        <w:t>Minimum order.</w:t>
      </w:r>
      <w:r>
        <w:t xml:space="preserve">  When the Government requires supplies or services covered by this contract in an amount of less than $2,500.00, the Government is not obligated to purchase, nor is the Contractor obligated to furnish, those supplies or services under the contract.</w:t>
      </w:r>
    </w:p>
    <w:p w14:paraId="5DEBA541" w14:textId="77777777" w:rsidR="00630514" w:rsidRDefault="00630514">
      <w:r>
        <w:t xml:space="preserve">  (b) </w:t>
      </w:r>
      <w:r w:rsidRPr="00D6476A">
        <w:rPr>
          <w:i/>
        </w:rPr>
        <w:t>Maximum order.</w:t>
      </w:r>
      <w:r>
        <w:t xml:space="preserve">  The Contractor is not obligated to honor—</w:t>
      </w:r>
    </w:p>
    <w:p w14:paraId="5DEBA542" w14:textId="77777777" w:rsidR="00630514" w:rsidRDefault="00630514">
      <w:r>
        <w:t xml:space="preserve">    (1) Any order for a single item in excess of $400,000.00;</w:t>
      </w:r>
    </w:p>
    <w:p w14:paraId="5DEBA543" w14:textId="77777777" w:rsidR="00630514" w:rsidRDefault="00630514">
      <w:r>
        <w:t xml:space="preserve">    (2) Any order for a combination of items in excess of $400,000.00; or</w:t>
      </w:r>
    </w:p>
    <w:p w14:paraId="5DEBA544" w14:textId="77777777" w:rsidR="00630514" w:rsidRDefault="00630514">
      <w:r>
        <w:t xml:space="preserve">    (3) A series of orders from the same ordering office within 2 days that together call for quantities exceeding the limitation in paragraph (b)(1) or (2) of this section.</w:t>
      </w:r>
    </w:p>
    <w:p w14:paraId="5DEBA545" w14:textId="77777777" w:rsidR="00630514" w:rsidRDefault="00630514">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DEBA546" w14:textId="77777777" w:rsidR="00630514" w:rsidRDefault="00630514">
      <w:r>
        <w:t xml:space="preserve">  (d) Notwithstanding paragraphs (b) and (c) of this section, the Contractor shall honor any order exceeding the maximum order limitations in paragraph (b), unless that order (or orders) is returned to the ordering office within 2 days after issuance, with written notice stating the Contractor's intent not to ship the item (or items) called for and the reasons.  Upon receiving this notice, the Government may acquire the supplies or services from another source.</w:t>
      </w:r>
    </w:p>
    <w:p w14:paraId="5DEBA547" w14:textId="77777777" w:rsidR="00630514" w:rsidRDefault="00630514" w:rsidP="00D6476A">
      <w:pPr>
        <w:jc w:val="center"/>
      </w:pPr>
      <w:r>
        <w:t>(End of Clause)</w:t>
      </w:r>
    </w:p>
    <w:p w14:paraId="5DEBA548" w14:textId="77777777" w:rsidR="00630514" w:rsidRDefault="00630514">
      <w:pPr>
        <w:pStyle w:val="Heading2"/>
      </w:pPr>
      <w:bookmarkStart w:id="7" w:name="_Toc256000006"/>
      <w:r>
        <w:t>C.4  52.216-22 INDEFINITE QUANTITY (NOV 2025) (DEVIATION)</w:t>
      </w:r>
      <w:bookmarkEnd w:id="7"/>
    </w:p>
    <w:p w14:paraId="5DEBA549" w14:textId="77777777" w:rsidR="00630514" w:rsidRDefault="00630514">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5DEBA54A" w14:textId="77777777" w:rsidR="00630514" w:rsidRDefault="00630514">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DEBA54B" w14:textId="77777777" w:rsidR="00630514" w:rsidRDefault="00630514">
      <w:r>
        <w:lastRenderedPageBreak/>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DEBA54C" w14:textId="77777777" w:rsidR="00630514" w:rsidRDefault="00630514">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2/28/2030.</w:t>
      </w:r>
    </w:p>
    <w:p w14:paraId="5DEBA54D" w14:textId="77777777" w:rsidR="00630514" w:rsidRDefault="00630514" w:rsidP="000F373E">
      <w:pPr>
        <w:jc w:val="center"/>
      </w:pPr>
      <w:r>
        <w:t>(End of Clause)</w:t>
      </w:r>
    </w:p>
    <w:p w14:paraId="5DEBA54E" w14:textId="77777777" w:rsidR="00630514" w:rsidRDefault="00630514" w:rsidP="00426E45">
      <w:pPr>
        <w:pStyle w:val="Heading2"/>
      </w:pPr>
      <w:bookmarkStart w:id="8" w:name="_Toc256000007"/>
      <w:r>
        <w:t>C.5  52.222-90 ADDRESSING DEI DISCRIMINATION BY FEDERAL CONTRACTORS  (DEVIATION APR 2026)</w:t>
      </w:r>
      <w:bookmarkEnd w:id="8"/>
    </w:p>
    <w:p w14:paraId="5DEBA54F" w14:textId="77777777" w:rsidR="00630514" w:rsidRPr="00083A87" w:rsidRDefault="00630514" w:rsidP="00083A87">
      <w:r>
        <w:t xml:space="preserve">  </w:t>
      </w:r>
      <w:r w:rsidRPr="00083A87">
        <w:t>(a)</w:t>
      </w:r>
      <w:r w:rsidRPr="00083A87">
        <w:rPr>
          <w:i/>
          <w:iCs/>
        </w:rPr>
        <w:t>Definitions</w:t>
      </w:r>
      <w:r w:rsidRPr="00083A87">
        <w:t>. As used in this clause—</w:t>
      </w:r>
    </w:p>
    <w:p w14:paraId="5DEBA550" w14:textId="77777777" w:rsidR="00630514" w:rsidRPr="00083A87" w:rsidRDefault="00630514" w:rsidP="00083A87">
      <w:r>
        <w:rPr>
          <w:i/>
          <w:iCs/>
        </w:rPr>
        <w:t xml:space="preserve">  </w:t>
      </w:r>
      <w:r w:rsidRPr="00083A87">
        <w:rPr>
          <w:i/>
          <w:iCs/>
        </w:rPr>
        <w:t>Program participation</w:t>
      </w:r>
      <w:r>
        <w:rPr>
          <w:i/>
          <w:iCs/>
        </w:rPr>
        <w:t xml:space="preserve"> </w:t>
      </w:r>
      <w:r w:rsidRPr="00083A87">
        <w:t>means membership or participation in, or access or admission to: training, mentoring, or leadership development programs; educational opportunities; clubs; associations; or similar opportunities that are sponsored or established by the contractor or subcontractor.</w:t>
      </w:r>
    </w:p>
    <w:p w14:paraId="5DEBA551" w14:textId="77777777" w:rsidR="00630514" w:rsidRPr="00083A87" w:rsidRDefault="00630514" w:rsidP="00083A87">
      <w:r>
        <w:rPr>
          <w:i/>
          <w:iCs/>
        </w:rPr>
        <w:t xml:space="preserve">  </w:t>
      </w:r>
      <w:r w:rsidRPr="00083A87">
        <w:rPr>
          <w:i/>
          <w:iCs/>
        </w:rPr>
        <w:t>Racially discriminatory diversity, equity, and inclusion (DEI) activities</w:t>
      </w:r>
      <w:r>
        <w:t xml:space="preserve"> </w:t>
      </w:r>
      <w:r w:rsidRPr="00083A87">
        <w:t>means disparate treatment based on race or ethnicity in the recruitment, employment (e.g., hiring, promotions), contracting (</w:t>
      </w:r>
      <w:r w:rsidRPr="00083A87">
        <w:rPr>
          <w:i/>
          <w:iCs/>
        </w:rPr>
        <w:t>e.g.</w:t>
      </w:r>
      <w:r w:rsidRPr="00083A87">
        <w:t>, vendor agreements), program participation, or allocation or deployment of an entity's resources.</w:t>
      </w:r>
    </w:p>
    <w:p w14:paraId="5DEBA552" w14:textId="77777777" w:rsidR="00630514" w:rsidRPr="00083A87" w:rsidRDefault="00630514" w:rsidP="00083A87">
      <w:r>
        <w:t xml:space="preserve">  </w:t>
      </w:r>
      <w:r w:rsidRPr="00083A87">
        <w:t>(b)</w:t>
      </w:r>
      <w:r>
        <w:t xml:space="preserve"> </w:t>
      </w:r>
      <w:r w:rsidRPr="00083A87">
        <w:t>In connection with the performance of work under this contract, the Contractor agrees as follows:</w:t>
      </w:r>
    </w:p>
    <w:p w14:paraId="5DEBA553" w14:textId="77777777" w:rsidR="00630514" w:rsidRPr="00083A87" w:rsidRDefault="00630514" w:rsidP="00083A87">
      <w:r>
        <w:t xml:space="preserve">    </w:t>
      </w:r>
      <w:r w:rsidRPr="00083A87">
        <w:t>(1)</w:t>
      </w:r>
      <w:r>
        <w:t xml:space="preserve"> </w:t>
      </w:r>
      <w:r w:rsidRPr="00083A87">
        <w:t>The Contractor will not engage in any racially discriminatory DEI activities;</w:t>
      </w:r>
    </w:p>
    <w:p w14:paraId="5DEBA554" w14:textId="77777777" w:rsidR="00630514" w:rsidRPr="00083A87" w:rsidRDefault="00630514" w:rsidP="00083A87">
      <w:r>
        <w:t xml:space="preserve">    </w:t>
      </w:r>
      <w:r w:rsidRPr="00083A87">
        <w:t>(2)</w:t>
      </w:r>
      <w:r>
        <w:t xml:space="preserve"> </w:t>
      </w:r>
      <w:r w:rsidRPr="00083A87">
        <w:t>The Contractor will furnish all information and reports, including providing access to books, records, and accounts, as required by the Contracting Officer, for purposes of ascertaining compliance with this clause;</w:t>
      </w:r>
    </w:p>
    <w:p w14:paraId="5DEBA555" w14:textId="77777777" w:rsidR="00630514" w:rsidRPr="00083A87" w:rsidRDefault="00630514" w:rsidP="00083A87">
      <w:r>
        <w:t xml:space="preserve">    </w:t>
      </w:r>
      <w:r w:rsidRPr="00083A87">
        <w:t>(3)</w:t>
      </w:r>
      <w:r>
        <w:t xml:space="preserve"> </w:t>
      </w:r>
      <w:r w:rsidRPr="00083A87">
        <w:t>In the event of the Contractor's or a subcontractor's noncompliance with this clause, this contract may be canceled, terminated, or suspended in whole or in part, and the Contractor or subcontractor may be declared ineligible for further Government contracts;</w:t>
      </w:r>
    </w:p>
    <w:p w14:paraId="5DEBA556" w14:textId="77777777" w:rsidR="00630514" w:rsidRPr="00083A87" w:rsidRDefault="00630514" w:rsidP="00083A87">
      <w:r>
        <w:t xml:space="preserve">    </w:t>
      </w:r>
      <w:r w:rsidRPr="00083A87">
        <w:t>(4)</w:t>
      </w:r>
      <w:r>
        <w:t xml:space="preserve"> </w:t>
      </w:r>
      <w:r w:rsidRPr="00083A87">
        <w:t>The Contractor will report any subcontractor's known or reasonably knowable conduct that may violate this clause to the Contracting Officer and take any appropriate remedial actions directed by the Contracting Officer; and</w:t>
      </w:r>
    </w:p>
    <w:p w14:paraId="5DEBA557" w14:textId="77777777" w:rsidR="00630514" w:rsidRPr="00083A87" w:rsidRDefault="00630514" w:rsidP="00083A87">
      <w:r>
        <w:t xml:space="preserve">    </w:t>
      </w:r>
      <w:r w:rsidRPr="00083A87">
        <w:t>(5)</w:t>
      </w:r>
      <w:r>
        <w:t xml:space="preserve"> </w:t>
      </w:r>
      <w:r w:rsidRPr="00083A87">
        <w:t>The Contractor will inform the Contracting Officer if a subcontractor sues the Contractor and the suit puts at issue, in any way, the validity of this clause.</w:t>
      </w:r>
    </w:p>
    <w:p w14:paraId="5DEBA558" w14:textId="77777777" w:rsidR="00630514" w:rsidRPr="00083A87" w:rsidRDefault="00630514" w:rsidP="00083A87">
      <w:r>
        <w:lastRenderedPageBreak/>
        <w:t xml:space="preserve">    </w:t>
      </w:r>
      <w:r w:rsidRPr="00083A87">
        <w:t>(6)</w:t>
      </w:r>
      <w:r>
        <w:t xml:space="preserve"> </w:t>
      </w:r>
      <w:r w:rsidRPr="00083A87">
        <w:t>The Contractor recognizes that compliance with the requirements of this clause are material to the Government's payment decisions for purposes of 31 U.S.C. 3729(b)(4).</w:t>
      </w:r>
    </w:p>
    <w:p w14:paraId="5DEBA559" w14:textId="77777777" w:rsidR="00630514" w:rsidRPr="00083A87" w:rsidRDefault="00630514" w:rsidP="00083A87">
      <w:r>
        <w:t xml:space="preserve">  </w:t>
      </w:r>
      <w:r w:rsidRPr="00083A87">
        <w:t>(c)</w:t>
      </w:r>
      <w:r>
        <w:t xml:space="preserve"> </w:t>
      </w:r>
      <w:r w:rsidRPr="00083A87">
        <w:t>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DEBA55A" w14:textId="77777777" w:rsidR="00630514" w:rsidRDefault="00630514" w:rsidP="00934D16">
      <w:pPr>
        <w:jc w:val="center"/>
      </w:pPr>
      <w:r>
        <w:t>(End of Clause)</w:t>
      </w:r>
    </w:p>
    <w:p w14:paraId="5DEBA55B" w14:textId="77777777" w:rsidR="00630514" w:rsidRDefault="00630514" w:rsidP="004E5A79">
      <w:pPr>
        <w:pStyle w:val="Heading2"/>
      </w:pPr>
      <w:bookmarkStart w:id="9" w:name="_Toc256000008"/>
      <w:r>
        <w:t>C.6  52.223-23 SUSTAINABLE PRODUCTS (NOV 2025) (DEVIATION)</w:t>
      </w:r>
      <w:bookmarkEnd w:id="9"/>
    </w:p>
    <w:p w14:paraId="5DEBA55C" w14:textId="77777777" w:rsidR="00630514" w:rsidRPr="002E1761" w:rsidRDefault="00630514">
      <w:pPr>
        <w:rPr>
          <w:rFonts w:cstheme="minorHAnsi"/>
        </w:rPr>
      </w:pPr>
      <w:r w:rsidRPr="002E1761">
        <w:rPr>
          <w:rFonts w:cstheme="minorHAnsi"/>
        </w:rPr>
        <w:t xml:space="preserve">  (a) </w:t>
      </w:r>
      <w:r w:rsidRPr="00627747">
        <w:t>Definitions</w:t>
      </w:r>
      <w:r w:rsidRPr="002E1761">
        <w:rPr>
          <w:rFonts w:cstheme="minorHAnsi"/>
        </w:rPr>
        <w:t>. As used in this clause—</w:t>
      </w:r>
    </w:p>
    <w:p w14:paraId="5DEBA55D" w14:textId="77777777" w:rsidR="00630514" w:rsidRDefault="00630514">
      <w:pPr>
        <w:rPr>
          <w:rFonts w:cstheme="minorHAnsi"/>
        </w:rPr>
      </w:pPr>
      <w:r w:rsidRPr="002E1761">
        <w:rPr>
          <w:rFonts w:cstheme="minorHAnsi"/>
        </w:rPr>
        <w:t xml:space="preserve">  </w:t>
      </w:r>
      <w:r w:rsidRPr="00627747">
        <w:t>Sustainable products</w:t>
      </w:r>
      <w:r w:rsidRPr="002E1761">
        <w:rPr>
          <w:rFonts w:cstheme="minorHAnsi"/>
          <w:i/>
          <w:iCs/>
        </w:rPr>
        <w:t xml:space="preserve"> </w:t>
      </w:r>
      <w:r w:rsidRPr="002E1761">
        <w:rPr>
          <w:rFonts w:cstheme="minorHAnsi"/>
        </w:rPr>
        <w:t>means—</w:t>
      </w:r>
    </w:p>
    <w:p w14:paraId="5DEBA55E" w14:textId="77777777" w:rsidR="00630514" w:rsidRPr="002E1761" w:rsidRDefault="00630514">
      <w:pPr>
        <w:rPr>
          <w:rFonts w:cstheme="minorHAnsi"/>
        </w:rPr>
      </w:pPr>
      <w:r>
        <w:rPr>
          <w:rFonts w:cstheme="minorHAnsi"/>
        </w:rPr>
        <w:t xml:space="preserve">    (1) </w:t>
      </w:r>
      <w:r w:rsidRPr="00627747">
        <w:t>A product that contains recovered material designated by the EPA under the Comprehensive Procurement Guidelines (42 U.S.C. 6962) (40 CFR part 247)</w:t>
      </w:r>
      <w:r>
        <w:t xml:space="preserve"> (</w:t>
      </w:r>
      <w:hyperlink r:id="rId16" w:anchor="products" w:history="1">
        <w:r w:rsidRPr="00627747">
          <w:rPr>
            <w:rStyle w:val="Hyperlink"/>
            <w:rFonts w:cstheme="minorHAnsi"/>
            <w:i/>
            <w:iCs/>
          </w:rPr>
          <w:t>https://www.epa.gov/smm/comprehensive-procurement-guideline-cpg-program#products</w:t>
        </w:r>
      </w:hyperlink>
      <w:r w:rsidRPr="00627747">
        <w:rPr>
          <w:rFonts w:cstheme="minorHAnsi"/>
          <w:i/>
          <w:iCs/>
        </w:rPr>
        <w:t>)</w:t>
      </w:r>
      <w:r>
        <w:rPr>
          <w:rFonts w:cstheme="minorHAnsi"/>
          <w:i/>
          <w:iCs/>
        </w:rPr>
        <w:t>.</w:t>
      </w:r>
    </w:p>
    <w:p w14:paraId="5DEBA55F" w14:textId="77777777" w:rsidR="00630514" w:rsidRDefault="00630514" w:rsidP="00627747">
      <w:r w:rsidRPr="002E1761">
        <w:t xml:space="preserve">  </w:t>
      </w:r>
      <w:r>
        <w:rPr>
          <w:i/>
          <w:iCs/>
        </w:rPr>
        <w:t xml:space="preserve">  </w:t>
      </w:r>
      <w:r>
        <w:t>(2) An energy-efficient product or low standby power device (42 U.S.C. 8259b) (10 CFR part 436, subpart C) (</w:t>
      </w:r>
      <w:hyperlink r:id="rId17" w:history="1">
        <w:r w:rsidRPr="00627747">
          <w:rPr>
            <w:rStyle w:val="Hyperlink"/>
          </w:rPr>
          <w:t>https://www.energy.gov/femp/search-energy-efficient-products</w:t>
        </w:r>
      </w:hyperlink>
      <w:r w:rsidRPr="00627747">
        <w:t>,</w:t>
      </w:r>
      <w:r>
        <w:t xml:space="preserve"> </w:t>
      </w:r>
      <w:hyperlink r:id="rId18" w:history="1">
        <w:r w:rsidRPr="00627747">
          <w:rPr>
            <w:rStyle w:val="Hyperlink"/>
          </w:rPr>
          <w:t>https://www.energystar.gov/products?s=mega</w:t>
        </w:r>
      </w:hyperlink>
      <w:r w:rsidRPr="00627747">
        <w:t>,</w:t>
      </w:r>
      <w:r>
        <w:t xml:space="preserve"> and </w:t>
      </w:r>
      <w:hyperlink r:id="rId19" w:history="1">
        <w:r w:rsidRPr="00627747">
          <w:rPr>
            <w:rStyle w:val="Hyperlink"/>
          </w:rPr>
          <w:t>https://www.energy.gov/femp/low-standby-power-product-list</w:t>
        </w:r>
      </w:hyperlink>
      <w:r>
        <w:t>).</w:t>
      </w:r>
    </w:p>
    <w:p w14:paraId="5DEBA560" w14:textId="77777777" w:rsidR="00630514" w:rsidRDefault="00630514" w:rsidP="00644923">
      <w:r>
        <w:t xml:space="preserve">    (3) A biobased product that meets the content requirements of the USDA under the</w:t>
      </w:r>
      <w:r w:rsidRPr="00644923">
        <w:t xml:space="preserve"> BioPreferred® program (7 U.S.C. 8102) (7 CFR Part 4270)</w:t>
      </w:r>
      <w:r>
        <w:t xml:space="preserve"> (</w:t>
      </w:r>
      <w:hyperlink r:id="rId20" w:history="1">
        <w:r w:rsidRPr="003964DD">
          <w:rPr>
            <w:rStyle w:val="Hyperlink"/>
          </w:rPr>
          <w:t>https://www.biopreferred.gov/</w:t>
        </w:r>
      </w:hyperlink>
      <w:r>
        <w:t>)</w:t>
      </w:r>
    </w:p>
    <w:p w14:paraId="5DEBA561" w14:textId="77777777" w:rsidR="00630514" w:rsidRDefault="00630514" w:rsidP="00644923">
      <w:r>
        <w:t xml:space="preserve">    (4) A substance identified in the EPA’s Significant New Alternatives Policy (SNAP) program as a safe alternative to an ozone-depleting substance (42 U.S.C. </w:t>
      </w:r>
      <w:r w:rsidRPr="00644923">
        <w:t>7671l)</w:t>
      </w:r>
      <w:r>
        <w:t xml:space="preserve"> (40 CFR part 82, subpart G) (</w:t>
      </w:r>
      <w:hyperlink r:id="rId21" w:history="1">
        <w:r w:rsidRPr="003964DD">
          <w:rPr>
            <w:rStyle w:val="Hyperlink"/>
          </w:rPr>
          <w:t>https://www.epa.gov/snap/unacceptable-and-acceptable-substitutes-tables</w:t>
        </w:r>
      </w:hyperlink>
      <w:r>
        <w:t>).</w:t>
      </w:r>
    </w:p>
    <w:p w14:paraId="5DEBA562" w14:textId="77777777" w:rsidR="00630514" w:rsidRPr="00644923" w:rsidRDefault="00630514" w:rsidP="00644923">
      <w:r>
        <w:t xml:space="preserve">  </w:t>
      </w:r>
      <w:r w:rsidRPr="00644923">
        <w:t>(b)</w:t>
      </w:r>
      <w:r>
        <w:t xml:space="preserve"> </w:t>
      </w:r>
      <w:r w:rsidRPr="00644923">
        <w:t>Requirements. The Government has identified in the statement of work or elsewhere in the contract the sustainable products that are required during the performance of this contract. The Contractor shall ensure that it provides sustainable products as required by this contract, when the products are—</w:t>
      </w:r>
    </w:p>
    <w:p w14:paraId="5DEBA563" w14:textId="77777777" w:rsidR="00630514" w:rsidRPr="00644923" w:rsidRDefault="00630514" w:rsidP="00644923">
      <w:r>
        <w:t xml:space="preserve">    </w:t>
      </w:r>
      <w:r w:rsidRPr="00644923">
        <w:t>(1)</w:t>
      </w:r>
      <w:r>
        <w:t xml:space="preserve"> </w:t>
      </w:r>
      <w:r w:rsidRPr="00644923">
        <w:t>Delivered to the Government;</w:t>
      </w:r>
    </w:p>
    <w:p w14:paraId="5DEBA564" w14:textId="77777777" w:rsidR="00630514" w:rsidRPr="00644923" w:rsidRDefault="00630514" w:rsidP="00644923">
      <w:r>
        <w:t xml:space="preserve">    </w:t>
      </w:r>
      <w:r w:rsidRPr="00644923">
        <w:t>(2)Furnished for use by the Government;</w:t>
      </w:r>
    </w:p>
    <w:p w14:paraId="5DEBA565" w14:textId="77777777" w:rsidR="00630514" w:rsidRPr="00644923" w:rsidRDefault="00630514" w:rsidP="00644923">
      <w:r>
        <w:t xml:space="preserve">    </w:t>
      </w:r>
      <w:r w:rsidRPr="00644923">
        <w:t>(3)</w:t>
      </w:r>
      <w:r>
        <w:t xml:space="preserve"> </w:t>
      </w:r>
      <w:r w:rsidRPr="00644923">
        <w:t>Incorporated into the construction of a public building or public work; or</w:t>
      </w:r>
    </w:p>
    <w:p w14:paraId="5DEBA566" w14:textId="77777777" w:rsidR="00630514" w:rsidRPr="00644923" w:rsidRDefault="00630514" w:rsidP="00644923">
      <w:r>
        <w:t xml:space="preserve">  </w:t>
      </w:r>
      <w:r w:rsidRPr="00644923">
        <w:t>(c)</w:t>
      </w:r>
      <w:r>
        <w:t xml:space="preserve"> </w:t>
      </w:r>
      <w:r w:rsidRPr="00644923">
        <w:t>Furnished for use in performing services under this contract, where the cost of the products is a direct cost to this contract.</w:t>
      </w:r>
    </w:p>
    <w:p w14:paraId="5DEBA567" w14:textId="77777777" w:rsidR="00630514" w:rsidRPr="002E1761" w:rsidRDefault="00630514" w:rsidP="00E0695F">
      <w:pPr>
        <w:jc w:val="center"/>
        <w:rPr>
          <w:rFonts w:cstheme="minorHAnsi"/>
        </w:rPr>
      </w:pPr>
      <w:r>
        <w:rPr>
          <w:rFonts w:cstheme="minorHAnsi"/>
        </w:rPr>
        <w:t>(End of Clause)</w:t>
      </w:r>
    </w:p>
    <w:p w14:paraId="5DEBA568" w14:textId="77777777" w:rsidR="00630514" w:rsidRDefault="00630514">
      <w:pPr>
        <w:pStyle w:val="Heading2"/>
      </w:pPr>
      <w:bookmarkStart w:id="10" w:name="_Toc256000009"/>
      <w:r>
        <w:t>C.7   SUPPLEMENTAL INSURANCE REQUIREMENTS</w:t>
      </w:r>
      <w:bookmarkEnd w:id="10"/>
    </w:p>
    <w:p w14:paraId="5DEBA569" w14:textId="77777777" w:rsidR="00630514" w:rsidRDefault="00630514">
      <w:r>
        <w:t xml:space="preserve">  In accordance with FAR 28.307-2 and FAR 52.228-5, the following minimum coverage shall apply to this contract:</w:t>
      </w:r>
    </w:p>
    <w:p w14:paraId="5DEBA56A" w14:textId="77777777" w:rsidR="00630514" w:rsidRDefault="00630514">
      <w:r>
        <w:lastRenderedPageBreak/>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DEBA56B" w14:textId="77777777" w:rsidR="00630514" w:rsidRDefault="00630514">
      <w:r>
        <w:t xml:space="preserve">  (b)  General Liability: $500,000.00 per occurrences.</w:t>
      </w:r>
    </w:p>
    <w:p w14:paraId="5DEBA56C" w14:textId="77777777" w:rsidR="00630514" w:rsidRDefault="00630514">
      <w:r>
        <w:t xml:space="preserve">  (c)  Automobile liability: $200,000.00 per person; $500,000.00 per occurrence and $20,000.00 property damage.</w:t>
      </w:r>
    </w:p>
    <w:p w14:paraId="5DEBA56D" w14:textId="77777777" w:rsidR="00630514" w:rsidRDefault="00630514">
      <w:r>
        <w:t xml:space="preserve">  (d)  The successful bidder must present to the Contracting Officer, prior to award, evidence of general liability insurance without any exclusionary clauses for asbestos that would void the general liability coverage.</w:t>
      </w:r>
    </w:p>
    <w:p w14:paraId="5DEBA56E" w14:textId="77777777" w:rsidR="00630514" w:rsidRDefault="00630514" w:rsidP="00833838">
      <w:pPr>
        <w:jc w:val="center"/>
      </w:pPr>
      <w:r>
        <w:t>(End of Clause)</w:t>
      </w:r>
    </w:p>
    <w:p w14:paraId="5DEBA56F" w14:textId="77777777" w:rsidR="00630514" w:rsidRDefault="00630514">
      <w:pPr>
        <w:pStyle w:val="Heading2"/>
      </w:pPr>
      <w:bookmarkStart w:id="11" w:name="_Toc256000010"/>
      <w:r>
        <w:t>C.8  52.240-91  SECURITY PROHIBITIONS AND EXCLUSIONS  (NOV 2025) (DEVIATION)</w:t>
      </w:r>
      <w:bookmarkEnd w:id="11"/>
    </w:p>
    <w:p w14:paraId="5DEBA570" w14:textId="77777777" w:rsidR="00630514" w:rsidRPr="002120FC" w:rsidRDefault="0063051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DEBA571" w14:textId="77777777" w:rsidR="00630514" w:rsidRPr="002120FC" w:rsidRDefault="0063051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5DEBA572" w14:textId="77777777" w:rsidR="00630514" w:rsidRPr="002120FC" w:rsidRDefault="0063051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DEBA573" w14:textId="77777777" w:rsidR="00630514" w:rsidRPr="002120FC" w:rsidRDefault="00630514"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DEBA574" w14:textId="77777777" w:rsidR="00630514" w:rsidRPr="002120FC" w:rsidRDefault="00630514" w:rsidP="002120FC">
      <w:r>
        <w:rPr>
          <w:i/>
          <w:iCs/>
        </w:rPr>
        <w:t xml:space="preserve">  </w:t>
      </w:r>
      <w:r w:rsidRPr="002120FC">
        <w:rPr>
          <w:i/>
          <w:iCs/>
        </w:rPr>
        <w:t>Covered article</w:t>
      </w:r>
      <w:r w:rsidRPr="002120FC">
        <w:t>, as defined in 41 U.S.C. 4713(k), means:</w:t>
      </w:r>
    </w:p>
    <w:p w14:paraId="5DEBA575" w14:textId="77777777" w:rsidR="00630514" w:rsidRPr="002120FC" w:rsidRDefault="00630514" w:rsidP="002120FC">
      <w:r>
        <w:t xml:space="preserve">    </w:t>
      </w:r>
      <w:r w:rsidRPr="002120FC">
        <w:t>(1)</w:t>
      </w:r>
      <w:r>
        <w:t xml:space="preserve"> </w:t>
      </w:r>
      <w:r w:rsidRPr="002120FC">
        <w:t>Information technology, as defined in 40 U.S.C. 11101, including cloud computing services of all types;</w:t>
      </w:r>
    </w:p>
    <w:p w14:paraId="5DEBA576" w14:textId="77777777" w:rsidR="00630514" w:rsidRPr="002120FC" w:rsidRDefault="00630514"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DEBA577" w14:textId="77777777" w:rsidR="00630514" w:rsidRPr="002120FC" w:rsidRDefault="00630514"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DEBA578" w14:textId="77777777" w:rsidR="00630514" w:rsidRPr="002120FC" w:rsidRDefault="00630514" w:rsidP="002120FC">
      <w:r>
        <w:lastRenderedPageBreak/>
        <w:t xml:space="preserve">    </w:t>
      </w:r>
      <w:r w:rsidRPr="002120FC">
        <w:t>(4)</w:t>
      </w:r>
      <w:r>
        <w:t xml:space="preserve"> </w:t>
      </w:r>
      <w:r w:rsidRPr="002120FC">
        <w:t>Hardware, systems, devices, software, or services that include embedded or incidental information technology.</w:t>
      </w:r>
    </w:p>
    <w:p w14:paraId="5DEBA579" w14:textId="77777777" w:rsidR="00630514" w:rsidRPr="002120FC" w:rsidRDefault="00630514" w:rsidP="002120FC">
      <w:r>
        <w:rPr>
          <w:i/>
          <w:iCs/>
        </w:rPr>
        <w:t xml:space="preserve">  </w:t>
      </w:r>
      <w:r w:rsidRPr="002120FC">
        <w:rPr>
          <w:i/>
          <w:iCs/>
        </w:rPr>
        <w:t>Covered foreign country</w:t>
      </w:r>
      <w:r>
        <w:t xml:space="preserve"> </w:t>
      </w:r>
      <w:r w:rsidRPr="002120FC">
        <w:t>means The People’s Republic of China.</w:t>
      </w:r>
    </w:p>
    <w:p w14:paraId="5DEBA57A" w14:textId="77777777" w:rsidR="00630514" w:rsidRPr="002120FC" w:rsidRDefault="00630514" w:rsidP="002120FC">
      <w:r>
        <w:rPr>
          <w:i/>
          <w:iCs/>
        </w:rPr>
        <w:t xml:space="preserve">  </w:t>
      </w:r>
      <w:r w:rsidRPr="002120FC">
        <w:rPr>
          <w:i/>
          <w:iCs/>
        </w:rPr>
        <w:t>Covered telecommunications equipment or services</w:t>
      </w:r>
      <w:r>
        <w:t xml:space="preserve"> </w:t>
      </w:r>
      <w:r w:rsidRPr="002120FC">
        <w:t>means—</w:t>
      </w:r>
    </w:p>
    <w:p w14:paraId="5DEBA57B" w14:textId="77777777" w:rsidR="00630514" w:rsidRPr="002120FC" w:rsidRDefault="00630514"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5DEBA57C" w14:textId="77777777" w:rsidR="00630514" w:rsidRPr="002120FC" w:rsidRDefault="00630514"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DEBA57D" w14:textId="77777777" w:rsidR="00630514" w:rsidRPr="002120FC" w:rsidRDefault="00630514" w:rsidP="002120FC">
      <w:r>
        <w:t xml:space="preserve">    </w:t>
      </w:r>
      <w:r w:rsidRPr="002120FC">
        <w:t>(3)</w:t>
      </w:r>
      <w:r>
        <w:t xml:space="preserve"> </w:t>
      </w:r>
      <w:r w:rsidRPr="002120FC">
        <w:t>Telecommunications or video surveillance services provided by such entities or using such equipment; or</w:t>
      </w:r>
    </w:p>
    <w:p w14:paraId="5DEBA57E" w14:textId="77777777" w:rsidR="00630514" w:rsidRPr="002120FC" w:rsidRDefault="00630514"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DEBA57F" w14:textId="77777777" w:rsidR="00630514" w:rsidRPr="002120FC" w:rsidRDefault="00630514" w:rsidP="002120FC">
      <w:r>
        <w:rPr>
          <w:i/>
          <w:iCs/>
        </w:rPr>
        <w:t xml:space="preserve">  </w:t>
      </w:r>
      <w:r w:rsidRPr="002120FC">
        <w:rPr>
          <w:i/>
          <w:iCs/>
        </w:rPr>
        <w:t>Critical technology</w:t>
      </w:r>
      <w:r>
        <w:t xml:space="preserve"> </w:t>
      </w:r>
      <w:r w:rsidRPr="002120FC">
        <w:t>means—</w:t>
      </w:r>
    </w:p>
    <w:p w14:paraId="5DEBA580" w14:textId="77777777" w:rsidR="00630514" w:rsidRPr="002120FC" w:rsidRDefault="00630514"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5DEBA581" w14:textId="77777777" w:rsidR="00630514" w:rsidRPr="002120FC" w:rsidRDefault="00630514"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DEBA582" w14:textId="77777777" w:rsidR="00630514" w:rsidRPr="002120FC" w:rsidRDefault="00630514"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DEBA583" w14:textId="77777777" w:rsidR="00630514" w:rsidRPr="002120FC" w:rsidRDefault="00630514" w:rsidP="002120FC">
      <w:r>
        <w:t xml:space="preserve">      </w:t>
      </w:r>
      <w:r w:rsidRPr="002120FC">
        <w:t>(ii)</w:t>
      </w:r>
      <w:r>
        <w:t xml:space="preserve"> </w:t>
      </w:r>
      <w:r w:rsidRPr="002120FC">
        <w:t>For reasons relating to regional stability or surreptitious listening;</w:t>
      </w:r>
    </w:p>
    <w:p w14:paraId="5DEBA584" w14:textId="77777777" w:rsidR="00630514" w:rsidRPr="002120FC" w:rsidRDefault="00630514"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DEBA585" w14:textId="77777777" w:rsidR="00630514" w:rsidRPr="002120FC" w:rsidRDefault="00630514"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DEBA586" w14:textId="77777777" w:rsidR="00630514" w:rsidRPr="002120FC" w:rsidRDefault="00630514"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DEBA587" w14:textId="77777777" w:rsidR="00630514" w:rsidRPr="002120FC" w:rsidRDefault="00630514" w:rsidP="002120FC">
      <w:r>
        <w:t xml:space="preserve">    </w:t>
      </w:r>
      <w:r w:rsidRPr="002120FC">
        <w:t>(6)</w:t>
      </w:r>
      <w:r>
        <w:t xml:space="preserve"> </w:t>
      </w:r>
      <w:r w:rsidRPr="002120FC">
        <w:t>Emerging and foundational technologies controlled pursuant to section 1758 of the Export Control Reform Act of 2018 (50 U.S.C. 4817).</w:t>
      </w:r>
    </w:p>
    <w:p w14:paraId="5DEBA588" w14:textId="77777777" w:rsidR="00630514" w:rsidRPr="002120FC" w:rsidRDefault="00630514" w:rsidP="002120FC">
      <w:r>
        <w:rPr>
          <w:i/>
          <w:iCs/>
        </w:rPr>
        <w:lastRenderedPageBreak/>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DEBA589" w14:textId="77777777" w:rsidR="00630514" w:rsidRPr="002120FC" w:rsidRDefault="0063051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DEBA58A" w14:textId="77777777" w:rsidR="00630514" w:rsidRPr="002120FC" w:rsidRDefault="00630514"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DEBA58B" w14:textId="77777777" w:rsidR="00630514" w:rsidRPr="002120FC" w:rsidRDefault="00630514"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DEBA58C" w14:textId="77777777" w:rsidR="00630514" w:rsidRPr="002120FC" w:rsidRDefault="00630514"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DEBA58D" w14:textId="77777777" w:rsidR="00630514" w:rsidRPr="002120FC" w:rsidRDefault="00630514" w:rsidP="002120FC">
      <w:r>
        <w:rPr>
          <w:i/>
          <w:iCs/>
        </w:rPr>
        <w:t xml:space="preserve">  </w:t>
      </w:r>
      <w:r w:rsidRPr="002120FC">
        <w:rPr>
          <w:i/>
          <w:iCs/>
        </w:rPr>
        <w:t>Information technology</w:t>
      </w:r>
      <w:r w:rsidRPr="002120FC">
        <w:t>, as defined in 40 U.S.C. 11101(6)—</w:t>
      </w:r>
    </w:p>
    <w:p w14:paraId="5DEBA58E" w14:textId="77777777" w:rsidR="00630514" w:rsidRPr="002120FC" w:rsidRDefault="00630514"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DEBA58F" w14:textId="77777777" w:rsidR="00630514" w:rsidRPr="002120FC" w:rsidRDefault="00630514" w:rsidP="002120FC">
      <w:r>
        <w:t xml:space="preserve">      </w:t>
      </w:r>
      <w:r w:rsidRPr="002120FC">
        <w:t>(i)</w:t>
      </w:r>
      <w:r>
        <w:t xml:space="preserve"> </w:t>
      </w:r>
      <w:r w:rsidRPr="002120FC">
        <w:t>Of that equipment; or</w:t>
      </w:r>
    </w:p>
    <w:p w14:paraId="5DEBA590" w14:textId="77777777" w:rsidR="00630514" w:rsidRPr="002120FC" w:rsidRDefault="00630514" w:rsidP="002120FC">
      <w:r>
        <w:t xml:space="preserve">      </w:t>
      </w:r>
      <w:r w:rsidRPr="002120FC">
        <w:t>(ii)</w:t>
      </w:r>
      <w:r>
        <w:t xml:space="preserve"> </w:t>
      </w:r>
      <w:r w:rsidRPr="002120FC">
        <w:t>Of that equipment to a significant extent in the performance of a service or the furnishing of a product;</w:t>
      </w:r>
    </w:p>
    <w:p w14:paraId="5DEBA591" w14:textId="77777777" w:rsidR="00630514" w:rsidRPr="002120FC" w:rsidRDefault="00630514"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DEBA592" w14:textId="77777777" w:rsidR="00630514" w:rsidRPr="002120FC" w:rsidRDefault="00630514" w:rsidP="002120FC">
      <w:r>
        <w:t xml:space="preserve">    </w:t>
      </w:r>
      <w:r w:rsidRPr="002120FC">
        <w:t>(3)</w:t>
      </w:r>
      <w:r>
        <w:t xml:space="preserve"> </w:t>
      </w:r>
      <w:r w:rsidRPr="002120FC">
        <w:t>Does not include any equipment acquired by a Federal contractor incidental to a Federal contract.</w:t>
      </w:r>
    </w:p>
    <w:p w14:paraId="5DEBA593" w14:textId="77777777" w:rsidR="00630514" w:rsidRPr="002120FC" w:rsidRDefault="00630514" w:rsidP="002120FC">
      <w:r>
        <w:rPr>
          <w:i/>
          <w:iCs/>
        </w:rPr>
        <w:t xml:space="preserve">  </w:t>
      </w:r>
      <w:r w:rsidRPr="002120FC">
        <w:rPr>
          <w:i/>
          <w:iCs/>
        </w:rPr>
        <w:t>Intelligence community</w:t>
      </w:r>
      <w:r w:rsidRPr="002120FC">
        <w:t>, as defined by 50 U.S.C. 3003(4), means the following—</w:t>
      </w:r>
    </w:p>
    <w:p w14:paraId="5DEBA594" w14:textId="77777777" w:rsidR="00630514" w:rsidRPr="002120FC" w:rsidRDefault="00630514" w:rsidP="002120FC">
      <w:r>
        <w:t xml:space="preserve">    </w:t>
      </w:r>
      <w:r w:rsidRPr="002120FC">
        <w:t>(1)</w:t>
      </w:r>
      <w:r>
        <w:t xml:space="preserve"> </w:t>
      </w:r>
      <w:r w:rsidRPr="002120FC">
        <w:t>The Office of the Director of National Intelligence;</w:t>
      </w:r>
    </w:p>
    <w:p w14:paraId="5DEBA595" w14:textId="77777777" w:rsidR="00630514" w:rsidRPr="002120FC" w:rsidRDefault="00630514" w:rsidP="002120FC">
      <w:r>
        <w:t xml:space="preserve">    </w:t>
      </w:r>
      <w:r w:rsidRPr="002120FC">
        <w:t>(2)</w:t>
      </w:r>
      <w:r>
        <w:t xml:space="preserve"> </w:t>
      </w:r>
      <w:r w:rsidRPr="002120FC">
        <w:t>The Central Intelligence Agency;</w:t>
      </w:r>
    </w:p>
    <w:p w14:paraId="5DEBA596" w14:textId="77777777" w:rsidR="00630514" w:rsidRPr="002120FC" w:rsidRDefault="00630514" w:rsidP="002120FC">
      <w:r>
        <w:t xml:space="preserve">    </w:t>
      </w:r>
      <w:r w:rsidRPr="002120FC">
        <w:t>(3)</w:t>
      </w:r>
      <w:r>
        <w:t xml:space="preserve"> </w:t>
      </w:r>
      <w:r w:rsidRPr="002120FC">
        <w:t>The National Security Agency;</w:t>
      </w:r>
    </w:p>
    <w:p w14:paraId="5DEBA597" w14:textId="77777777" w:rsidR="00630514" w:rsidRPr="002120FC" w:rsidRDefault="00630514" w:rsidP="002120FC">
      <w:r>
        <w:lastRenderedPageBreak/>
        <w:t xml:space="preserve">    </w:t>
      </w:r>
      <w:r w:rsidRPr="002120FC">
        <w:t>(4)</w:t>
      </w:r>
      <w:r>
        <w:t xml:space="preserve"> </w:t>
      </w:r>
      <w:r w:rsidRPr="002120FC">
        <w:t>The Defense Intelligence Agency;</w:t>
      </w:r>
    </w:p>
    <w:p w14:paraId="5DEBA598" w14:textId="77777777" w:rsidR="00630514" w:rsidRPr="002120FC" w:rsidRDefault="00630514" w:rsidP="002120FC">
      <w:r>
        <w:t xml:space="preserve">    </w:t>
      </w:r>
      <w:r w:rsidRPr="002120FC">
        <w:t>(5)</w:t>
      </w:r>
      <w:r>
        <w:t xml:space="preserve"> </w:t>
      </w:r>
      <w:r w:rsidRPr="002120FC">
        <w:t>The National Geospatial-Intelligence Agency;</w:t>
      </w:r>
    </w:p>
    <w:p w14:paraId="5DEBA599" w14:textId="77777777" w:rsidR="00630514" w:rsidRPr="002120FC" w:rsidRDefault="00630514" w:rsidP="002120FC">
      <w:r>
        <w:t xml:space="preserve">    </w:t>
      </w:r>
      <w:r w:rsidRPr="002120FC">
        <w:t>(6)</w:t>
      </w:r>
      <w:r>
        <w:t xml:space="preserve"> </w:t>
      </w:r>
      <w:r w:rsidRPr="002120FC">
        <w:t>The National Reconnaissance Office;</w:t>
      </w:r>
    </w:p>
    <w:p w14:paraId="5DEBA59A" w14:textId="77777777" w:rsidR="00630514" w:rsidRPr="002120FC" w:rsidRDefault="00630514"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5DEBA59B" w14:textId="77777777" w:rsidR="00630514" w:rsidRPr="002120FC" w:rsidRDefault="00630514"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DEBA59C" w14:textId="77777777" w:rsidR="00630514" w:rsidRPr="002120FC" w:rsidRDefault="00630514" w:rsidP="002120FC">
      <w:r>
        <w:t xml:space="preserve">    </w:t>
      </w:r>
      <w:r w:rsidRPr="002120FC">
        <w:t>(9)</w:t>
      </w:r>
      <w:r>
        <w:t xml:space="preserve"> </w:t>
      </w:r>
      <w:r w:rsidRPr="002120FC">
        <w:t>The Bureau of Intelligence and Research of the Department of State;</w:t>
      </w:r>
    </w:p>
    <w:p w14:paraId="5DEBA59D" w14:textId="77777777" w:rsidR="00630514" w:rsidRPr="002120FC" w:rsidRDefault="00630514" w:rsidP="002120FC">
      <w:r>
        <w:t xml:space="preserve">    </w:t>
      </w:r>
      <w:r w:rsidRPr="002120FC">
        <w:t>(10)</w:t>
      </w:r>
      <w:r>
        <w:t xml:space="preserve"> </w:t>
      </w:r>
      <w:r w:rsidRPr="002120FC">
        <w:t>The Office of Intelligence and Analysis of the Department of the Treasury;</w:t>
      </w:r>
    </w:p>
    <w:p w14:paraId="5DEBA59E" w14:textId="77777777" w:rsidR="00630514" w:rsidRPr="002120FC" w:rsidRDefault="00630514" w:rsidP="002120FC">
      <w:r>
        <w:t xml:space="preserve">    </w:t>
      </w:r>
      <w:r w:rsidRPr="002120FC">
        <w:t>(11)</w:t>
      </w:r>
      <w:r>
        <w:t xml:space="preserve"> </w:t>
      </w:r>
      <w:r w:rsidRPr="002120FC">
        <w:t>The Office of Intelligence and Analysis of the Department of Homeland Security; or</w:t>
      </w:r>
    </w:p>
    <w:p w14:paraId="5DEBA59F" w14:textId="77777777" w:rsidR="00630514" w:rsidRPr="002120FC" w:rsidRDefault="00630514"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5DEBA5A0" w14:textId="77777777" w:rsidR="00630514" w:rsidRPr="002120FC" w:rsidRDefault="0063051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DEBA5A1" w14:textId="77777777" w:rsidR="00630514" w:rsidRPr="002120FC" w:rsidRDefault="00630514" w:rsidP="002120FC">
      <w:r>
        <w:rPr>
          <w:i/>
          <w:iCs/>
        </w:rPr>
        <w:t xml:space="preserve">  </w:t>
      </w:r>
      <w:r w:rsidRPr="002120FC">
        <w:rPr>
          <w:i/>
          <w:iCs/>
        </w:rPr>
        <w:t>Kaspersky Lab-covered article</w:t>
      </w:r>
      <w:r>
        <w:t xml:space="preserve"> </w:t>
      </w:r>
      <w:r w:rsidRPr="002120FC">
        <w:t>means any hardware, software, or service that—</w:t>
      </w:r>
    </w:p>
    <w:p w14:paraId="5DEBA5A2" w14:textId="77777777" w:rsidR="00630514" w:rsidRPr="002120FC" w:rsidRDefault="00630514" w:rsidP="002120FC">
      <w:r>
        <w:t xml:space="preserve">    </w:t>
      </w:r>
      <w:r w:rsidRPr="002120FC">
        <w:t>(1) Is developed or provided by a Kaspersky Lab-covered entity;</w:t>
      </w:r>
    </w:p>
    <w:p w14:paraId="5DEBA5A3" w14:textId="77777777" w:rsidR="00630514" w:rsidRPr="002120FC" w:rsidRDefault="00630514" w:rsidP="002120FC">
      <w:r>
        <w:t xml:space="preserve">    </w:t>
      </w:r>
      <w:r w:rsidRPr="002120FC">
        <w:t>(2)</w:t>
      </w:r>
      <w:r>
        <w:t xml:space="preserve"> </w:t>
      </w:r>
      <w:r w:rsidRPr="002120FC">
        <w:t>Includes any hardware, software, or service developed or provided in whole or in part by a Kaspersky Lab-covered entity; or</w:t>
      </w:r>
    </w:p>
    <w:p w14:paraId="5DEBA5A4" w14:textId="77777777" w:rsidR="00630514" w:rsidRPr="002120FC" w:rsidRDefault="00630514" w:rsidP="002120FC">
      <w:r>
        <w:t xml:space="preserve">    </w:t>
      </w:r>
      <w:r w:rsidRPr="002120FC">
        <w:t>(3)</w:t>
      </w:r>
      <w:r>
        <w:t xml:space="preserve"> </w:t>
      </w:r>
      <w:r w:rsidRPr="002120FC">
        <w:t>Contains components using any hardware or software developed in whole or in part by a Kaspersky Lab-covered entity.</w:t>
      </w:r>
    </w:p>
    <w:p w14:paraId="5DEBA5A5" w14:textId="77777777" w:rsidR="00630514" w:rsidRPr="002120FC" w:rsidRDefault="00630514" w:rsidP="002120FC">
      <w:r>
        <w:rPr>
          <w:i/>
          <w:iCs/>
        </w:rPr>
        <w:t xml:space="preserve">  </w:t>
      </w:r>
      <w:r w:rsidRPr="002120FC">
        <w:rPr>
          <w:i/>
          <w:iCs/>
        </w:rPr>
        <w:t>Kaspersky Lab-covered entity</w:t>
      </w:r>
      <w:r>
        <w:t xml:space="preserve"> </w:t>
      </w:r>
      <w:r w:rsidRPr="002120FC">
        <w:t>means—</w:t>
      </w:r>
    </w:p>
    <w:p w14:paraId="5DEBA5A6" w14:textId="77777777" w:rsidR="00630514" w:rsidRPr="002120FC" w:rsidRDefault="00630514" w:rsidP="002120FC">
      <w:r>
        <w:t xml:space="preserve">    </w:t>
      </w:r>
      <w:r w:rsidRPr="002120FC">
        <w:t>(1)</w:t>
      </w:r>
      <w:r>
        <w:t xml:space="preserve"> </w:t>
      </w:r>
      <w:r w:rsidRPr="002120FC">
        <w:t>Kaspersky Lab;</w:t>
      </w:r>
    </w:p>
    <w:p w14:paraId="5DEBA5A7" w14:textId="77777777" w:rsidR="00630514" w:rsidRPr="002120FC" w:rsidRDefault="00630514" w:rsidP="002120FC">
      <w:r>
        <w:t xml:space="preserve">    </w:t>
      </w:r>
      <w:r w:rsidRPr="002120FC">
        <w:t>(2)</w:t>
      </w:r>
      <w:r>
        <w:t xml:space="preserve"> </w:t>
      </w:r>
      <w:r w:rsidRPr="002120FC">
        <w:t>Any successor entity to Kaspersky Lab, including any change in name, e.g., “Kaspersky”;</w:t>
      </w:r>
    </w:p>
    <w:p w14:paraId="5DEBA5A8" w14:textId="77777777" w:rsidR="00630514" w:rsidRPr="002120FC" w:rsidRDefault="00630514" w:rsidP="002120FC">
      <w:r>
        <w:t xml:space="preserve">    </w:t>
      </w:r>
      <w:r w:rsidRPr="002120FC">
        <w:t>(3)</w:t>
      </w:r>
      <w:r>
        <w:t xml:space="preserve"> </w:t>
      </w:r>
      <w:r w:rsidRPr="002120FC">
        <w:t>Any entity that controls, is controlled by, or is under common control with Kaspersky Lab; or</w:t>
      </w:r>
    </w:p>
    <w:p w14:paraId="5DEBA5A9" w14:textId="77777777" w:rsidR="00630514" w:rsidRPr="002120FC" w:rsidRDefault="00630514" w:rsidP="002120FC">
      <w:r>
        <w:t xml:space="preserve">    </w:t>
      </w:r>
      <w:r w:rsidRPr="002120FC">
        <w:t>(4)</w:t>
      </w:r>
      <w:r>
        <w:t xml:space="preserve"> </w:t>
      </w:r>
      <w:r w:rsidRPr="002120FC">
        <w:t>Any entity of which Kaspersky Lab has a majority ownership.</w:t>
      </w:r>
    </w:p>
    <w:p w14:paraId="5DEBA5AA" w14:textId="77777777" w:rsidR="00630514" w:rsidRPr="002120FC" w:rsidRDefault="00630514"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DEBA5AB" w14:textId="77777777" w:rsidR="00630514" w:rsidRPr="002120FC" w:rsidRDefault="00630514" w:rsidP="002120FC">
      <w:r>
        <w:lastRenderedPageBreak/>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DEBA5AC" w14:textId="77777777" w:rsidR="00630514" w:rsidRPr="002120FC" w:rsidRDefault="00630514"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DEBA5AD" w14:textId="77777777" w:rsidR="00630514" w:rsidRPr="002120FC" w:rsidRDefault="0063051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DEBA5AE" w14:textId="77777777" w:rsidR="00630514" w:rsidRPr="002120FC" w:rsidRDefault="00630514"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DEBA5AF" w14:textId="77777777" w:rsidR="00630514" w:rsidRPr="002120FC" w:rsidRDefault="0063051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DEBA5B0" w14:textId="77777777" w:rsidR="00630514" w:rsidRPr="002120FC" w:rsidRDefault="00630514" w:rsidP="002120FC">
      <w:r>
        <w:rPr>
          <w:i/>
          <w:iCs/>
        </w:rPr>
        <w:t xml:space="preserve">  </w:t>
      </w:r>
      <w:r w:rsidRPr="002120FC">
        <w:rPr>
          <w:i/>
          <w:iCs/>
        </w:rPr>
        <w:t>Source</w:t>
      </w:r>
      <w:r>
        <w:t xml:space="preserve"> </w:t>
      </w:r>
      <w:r w:rsidRPr="002120FC">
        <w:t>means a non-Federal supplier, or potential supplier, of products or services, at any tier.</w:t>
      </w:r>
    </w:p>
    <w:p w14:paraId="5DEBA5B1" w14:textId="77777777" w:rsidR="00630514" w:rsidRPr="002120FC" w:rsidRDefault="0063051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DEBA5B2" w14:textId="77777777" w:rsidR="00630514" w:rsidRPr="002120FC" w:rsidRDefault="0063051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DEBA5B3" w14:textId="77777777" w:rsidR="00630514" w:rsidRPr="002120FC" w:rsidRDefault="0063051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DEBA5B4" w14:textId="77777777" w:rsidR="00630514" w:rsidRPr="002120FC" w:rsidRDefault="00630514"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DEBA5B5" w14:textId="77777777" w:rsidR="00630514" w:rsidRPr="002120FC" w:rsidRDefault="0063051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DEBA5B6" w14:textId="77777777" w:rsidR="00630514" w:rsidRPr="002120FC" w:rsidRDefault="0063051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DEBA5B7" w14:textId="77777777" w:rsidR="00630514" w:rsidRPr="002120FC" w:rsidRDefault="00630514" w:rsidP="002120FC">
      <w:r>
        <w:t xml:space="preserve">    </w:t>
      </w:r>
      <w:r w:rsidRPr="002120FC">
        <w:t>(2)</w:t>
      </w:r>
      <w:r>
        <w:t xml:space="preserve"> </w:t>
      </w:r>
      <w:r w:rsidRPr="002120FC">
        <w:t>A Kaspersky Lab-covered article (Section 1634 of Division A of the National Defense Authorization Act for Fiscal Year 2018 (Pub. L. 115-91));</w:t>
      </w:r>
    </w:p>
    <w:p w14:paraId="5DEBA5B8" w14:textId="77777777" w:rsidR="00630514" w:rsidRPr="002120FC" w:rsidRDefault="00630514" w:rsidP="002120FC">
      <w:r>
        <w:lastRenderedPageBreak/>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DEBA5B9" w14:textId="77777777" w:rsidR="00630514" w:rsidRPr="002120FC" w:rsidRDefault="00630514" w:rsidP="002120FC">
      <w:r>
        <w:t xml:space="preserve">      </w:t>
      </w:r>
      <w:r w:rsidRPr="002120FC">
        <w:t>(i)</w:t>
      </w:r>
      <w:r>
        <w:t xml:space="preserve"> </w:t>
      </w:r>
      <w:r w:rsidRPr="002120FC">
        <w:t>A service that connects to the facilities of a third-party, such as backhaul, roaming, or interconnection arrangements; or</w:t>
      </w:r>
    </w:p>
    <w:p w14:paraId="5DEBA5BA" w14:textId="77777777" w:rsidR="00630514" w:rsidRPr="002120FC" w:rsidRDefault="0063051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DEBA5BB" w14:textId="77777777" w:rsidR="00630514" w:rsidRPr="002120FC" w:rsidRDefault="00630514" w:rsidP="002120FC">
      <w:r>
        <w:t xml:space="preserve">  </w:t>
      </w:r>
      <w:r w:rsidRPr="002120FC">
        <w:t>(c)</w:t>
      </w:r>
      <w:r>
        <w:t xml:space="preserve"> </w:t>
      </w:r>
      <w:r w:rsidRPr="002120FC">
        <w:t>Prohibition on unmanned aircraft systems manufactured or assembled by American Security Drone Act—covered foreign entities.</w:t>
      </w:r>
    </w:p>
    <w:p w14:paraId="5DEBA5BC" w14:textId="77777777" w:rsidR="00630514" w:rsidRPr="002120FC" w:rsidRDefault="00630514" w:rsidP="002120FC">
      <w:r>
        <w:t xml:space="preserve">    </w:t>
      </w:r>
      <w:r w:rsidRPr="002120FC">
        <w:t>(1)</w:t>
      </w:r>
      <w:r>
        <w:t xml:space="preserve"> </w:t>
      </w:r>
      <w:r w:rsidRPr="002120FC">
        <w:t>Prohibition. The Contractor is prohibited from—</w:t>
      </w:r>
    </w:p>
    <w:p w14:paraId="5DEBA5BD" w14:textId="77777777" w:rsidR="00630514" w:rsidRPr="002120FC" w:rsidRDefault="00630514"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5DEBA5BE" w14:textId="77777777" w:rsidR="00630514" w:rsidRPr="002120FC" w:rsidRDefault="00630514"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DEBA5BF" w14:textId="77777777" w:rsidR="00630514" w:rsidRPr="002120FC" w:rsidRDefault="00630514"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DEBA5C0" w14:textId="77777777" w:rsidR="00630514" w:rsidRPr="002120FC" w:rsidRDefault="00630514"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DEBA5C1" w14:textId="77777777" w:rsidR="00630514" w:rsidRPr="002120FC" w:rsidRDefault="00630514"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DEBA5C2" w14:textId="77777777" w:rsidR="00630514" w:rsidRPr="002120FC" w:rsidRDefault="0063051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DEBA5C3" w14:textId="77777777" w:rsidR="00630514" w:rsidRPr="002120FC" w:rsidRDefault="00630514" w:rsidP="002120FC">
      <w:r>
        <w:t xml:space="preserve">    </w:t>
      </w:r>
      <w:r w:rsidRPr="002120FC">
        <w:t>(1)</w:t>
      </w:r>
      <w:r>
        <w:t xml:space="preserve"> </w:t>
      </w:r>
      <w:r w:rsidRPr="002120FC">
        <w:rPr>
          <w:i/>
          <w:iCs/>
        </w:rPr>
        <w:t>Certain telecommunications and video surveillance equipment, systems, or services</w:t>
      </w:r>
      <w:r w:rsidRPr="002120FC">
        <w:t>.</w:t>
      </w:r>
    </w:p>
    <w:p w14:paraId="5DEBA5C4" w14:textId="77777777" w:rsidR="00630514" w:rsidRPr="002120FC" w:rsidRDefault="00630514"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DEBA5C5" w14:textId="77777777" w:rsidR="00630514" w:rsidRPr="002120FC" w:rsidRDefault="00630514" w:rsidP="002120FC">
      <w:r>
        <w:lastRenderedPageBreak/>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5DEBA5C6" w14:textId="77777777" w:rsidR="00630514" w:rsidRPr="002120FC" w:rsidRDefault="00630514" w:rsidP="002120FC">
      <w:r>
        <w:t xml:space="preserve">        </w:t>
      </w:r>
      <w:r w:rsidRPr="002120FC">
        <w:t>(A)</w:t>
      </w:r>
      <w:r>
        <w:t xml:space="preserve"> </w:t>
      </w:r>
      <w:r w:rsidRPr="002120FC">
        <w:t>A service that connects to the facilities of a third party, such as backhaul, roaming, or interconnection arrangements; or</w:t>
      </w:r>
    </w:p>
    <w:p w14:paraId="5DEBA5C7" w14:textId="77777777" w:rsidR="00630514" w:rsidRPr="002120FC" w:rsidRDefault="0063051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DEBA5C8" w14:textId="77777777" w:rsidR="00630514" w:rsidRPr="002120FC" w:rsidRDefault="00630514" w:rsidP="002120FC">
      <w:r>
        <w:t xml:space="preserve">    </w:t>
      </w:r>
      <w:r w:rsidRPr="002120FC">
        <w:t>(2)</w:t>
      </w:r>
      <w:r>
        <w:t xml:space="preserve"> </w:t>
      </w:r>
      <w:r w:rsidRPr="002120FC">
        <w:rPr>
          <w:i/>
          <w:iCs/>
        </w:rPr>
        <w:t>Office of Foreign Assets Control Restrictions</w:t>
      </w:r>
      <w:r w:rsidRPr="002120FC">
        <w:t>.</w:t>
      </w:r>
    </w:p>
    <w:p w14:paraId="5DEBA5C9" w14:textId="77777777" w:rsidR="00630514" w:rsidRPr="002120FC" w:rsidRDefault="00630514"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DEBA5CA" w14:textId="77777777" w:rsidR="00630514" w:rsidRPr="002120FC" w:rsidRDefault="0063051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DEBA5CB" w14:textId="77777777" w:rsidR="00630514" w:rsidRPr="002120FC" w:rsidRDefault="0063051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5DEBA5CC" w14:textId="77777777" w:rsidR="00630514" w:rsidRPr="002120FC" w:rsidRDefault="0063051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5DEBA5CD" w14:textId="77777777" w:rsidR="00630514" w:rsidRPr="002120FC" w:rsidRDefault="0063051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DEBA5CE" w14:textId="77777777" w:rsidR="00630514" w:rsidRPr="002120FC" w:rsidRDefault="00630514"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DEBA5CF" w14:textId="77777777" w:rsidR="00630514" w:rsidRPr="002120FC" w:rsidRDefault="00630514" w:rsidP="002120FC">
      <w:r>
        <w:t xml:space="preserve">    </w:t>
      </w:r>
      <w:r w:rsidRPr="002120FC">
        <w:t>(4)</w:t>
      </w:r>
      <w:r>
        <w:t xml:space="preserve"> </w:t>
      </w:r>
      <w:r w:rsidRPr="002120FC">
        <w:rPr>
          <w:i/>
          <w:iCs/>
        </w:rPr>
        <w:t>Iran prohibitions</w:t>
      </w:r>
      <w:r w:rsidRPr="002120FC">
        <w:t>.</w:t>
      </w:r>
    </w:p>
    <w:p w14:paraId="5DEBA5D0" w14:textId="77777777" w:rsidR="00630514" w:rsidRPr="002120FC" w:rsidRDefault="0063051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DEBA5D1" w14:textId="77777777" w:rsidR="00630514" w:rsidRPr="002120FC" w:rsidRDefault="00630514"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DEBA5D2" w14:textId="77777777" w:rsidR="00630514" w:rsidRPr="002120FC" w:rsidRDefault="00630514" w:rsidP="002120FC">
      <w:r>
        <w:lastRenderedPageBreak/>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DEBA5D3" w14:textId="77777777" w:rsidR="00630514" w:rsidRPr="002120FC" w:rsidRDefault="0063051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DEBA5D4" w14:textId="77777777" w:rsidR="00630514" w:rsidRPr="002120FC" w:rsidRDefault="00630514" w:rsidP="002120FC">
      <w:r>
        <w:t xml:space="preserve">  </w:t>
      </w:r>
      <w:r w:rsidRPr="002120FC">
        <w:t>(e)</w:t>
      </w:r>
      <w:r>
        <w:t xml:space="preserve"> </w:t>
      </w:r>
      <w:r w:rsidRPr="002120FC">
        <w:rPr>
          <w:i/>
          <w:iCs/>
        </w:rPr>
        <w:t>Governmentwide exclusion and removal orders</w:t>
      </w:r>
      <w:r w:rsidRPr="002120FC">
        <w:t>.</w:t>
      </w:r>
    </w:p>
    <w:p w14:paraId="5DEBA5D5" w14:textId="77777777" w:rsidR="00630514" w:rsidRPr="002120FC" w:rsidRDefault="00630514"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DEBA5D6" w14:textId="77777777" w:rsidR="00630514" w:rsidRPr="002120FC" w:rsidRDefault="00630514" w:rsidP="002120FC">
      <w:r>
        <w:t xml:space="preserve">      </w:t>
      </w:r>
      <w:r w:rsidRPr="002120FC">
        <w:t>(i)</w:t>
      </w:r>
      <w:r>
        <w:t xml:space="preserve"> </w:t>
      </w:r>
      <w:r w:rsidRPr="002120FC">
        <w:t>For solicitations and contracts awarded by a Department of Defense contracting office, DoD FASCSA orders apply.</w:t>
      </w:r>
    </w:p>
    <w:p w14:paraId="5DEBA5D7" w14:textId="77777777" w:rsidR="00630514" w:rsidRPr="002120FC" w:rsidRDefault="00630514" w:rsidP="002120FC">
      <w:r>
        <w:t xml:space="preserve">      </w:t>
      </w:r>
      <w:r w:rsidRPr="002120FC">
        <w:t>(ii)</w:t>
      </w:r>
      <w:r>
        <w:t xml:space="preserve"> </w:t>
      </w:r>
      <w:r w:rsidRPr="002120FC">
        <w:t>For all other solicitations and contracts, DHS FASCSA orders apply.</w:t>
      </w:r>
    </w:p>
    <w:p w14:paraId="5DEBA5D8" w14:textId="77777777" w:rsidR="00630514" w:rsidRPr="002120FC" w:rsidRDefault="00630514"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5DEBA5D9" w14:textId="77777777" w:rsidR="00630514" w:rsidRPr="002120FC" w:rsidRDefault="0063051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DEBA5DA" w14:textId="77777777" w:rsidR="00630514" w:rsidRPr="002120FC" w:rsidRDefault="0063051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DEBA5DB" w14:textId="77777777" w:rsidR="00630514" w:rsidRPr="002120FC" w:rsidRDefault="0063051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DEBA5DC" w14:textId="77777777" w:rsidR="00630514" w:rsidRPr="002120FC" w:rsidRDefault="00630514"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DEBA5DD" w14:textId="77777777" w:rsidR="00630514" w:rsidRPr="002120FC" w:rsidRDefault="00630514" w:rsidP="002120FC">
      <w:r>
        <w:t xml:space="preserve">  </w:t>
      </w:r>
      <w:r w:rsidRPr="002120FC">
        <w:t>(h)</w:t>
      </w:r>
      <w:r>
        <w:t xml:space="preserve"> </w:t>
      </w:r>
      <w:r w:rsidRPr="002120FC">
        <w:rPr>
          <w:i/>
          <w:iCs/>
        </w:rPr>
        <w:t>General report</w:t>
      </w:r>
      <w:r w:rsidRPr="002120FC">
        <w:t>.</w:t>
      </w:r>
    </w:p>
    <w:p w14:paraId="5DEBA5DE" w14:textId="77777777" w:rsidR="00630514" w:rsidRPr="002120FC" w:rsidRDefault="00630514"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DEBA5DF" w14:textId="77777777" w:rsidR="00630514" w:rsidRPr="002120FC" w:rsidRDefault="00630514" w:rsidP="002120FC">
      <w:r>
        <w:t xml:space="preserve">      </w:t>
      </w:r>
      <w:r w:rsidRPr="002120FC">
        <w:t>(i)</w:t>
      </w:r>
      <w:r>
        <w:t xml:space="preserve"> </w:t>
      </w:r>
      <w:r w:rsidRPr="002120FC">
        <w:t>Contract number and order number, if applicable;</w:t>
      </w:r>
    </w:p>
    <w:p w14:paraId="5DEBA5E0" w14:textId="77777777" w:rsidR="00630514" w:rsidRPr="002120FC" w:rsidRDefault="00630514" w:rsidP="002120FC">
      <w:r>
        <w:lastRenderedPageBreak/>
        <w:t xml:space="preserve">      </w:t>
      </w:r>
      <w:r w:rsidRPr="002120FC">
        <w:t>(ii)</w:t>
      </w:r>
      <w:r>
        <w:t xml:space="preserve"> </w:t>
      </w:r>
      <w:r w:rsidRPr="002120FC">
        <w:t>The specific prohibition the product or service is not complying with;</w:t>
      </w:r>
    </w:p>
    <w:p w14:paraId="5DEBA5E1" w14:textId="77777777" w:rsidR="00630514" w:rsidRPr="002120FC" w:rsidRDefault="00630514"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EBA5E2" w14:textId="77777777" w:rsidR="00630514" w:rsidRPr="002120FC" w:rsidRDefault="0063051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EBA5E3" w14:textId="77777777" w:rsidR="00630514" w:rsidRPr="002120FC" w:rsidRDefault="00630514" w:rsidP="002120FC">
      <w:r>
        <w:t xml:space="preserve">      </w:t>
      </w:r>
      <w:r w:rsidRPr="002120FC">
        <w:t>(v)</w:t>
      </w:r>
      <w:r>
        <w:t xml:space="preserve"> </w:t>
      </w:r>
      <w:r w:rsidRPr="002120FC">
        <w:t>Description of the functionality of the product or service and how that functionality impacts the risk to the product or service;</w:t>
      </w:r>
    </w:p>
    <w:p w14:paraId="5DEBA5E4" w14:textId="77777777" w:rsidR="00630514" w:rsidRPr="002120FC" w:rsidRDefault="0063051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DEBA5E5" w14:textId="77777777" w:rsidR="00630514" w:rsidRPr="002120FC" w:rsidRDefault="00630514" w:rsidP="002120FC">
      <w:r>
        <w:t xml:space="preserve">      </w:t>
      </w:r>
      <w:r w:rsidRPr="002120FC">
        <w:t>(vii)</w:t>
      </w:r>
      <w:r>
        <w:t xml:space="preserve"> </w:t>
      </w:r>
      <w:r w:rsidRPr="002120FC">
        <w:t>Whether alternative products or services are available that would comply with the prohibition;</w:t>
      </w:r>
    </w:p>
    <w:p w14:paraId="5DEBA5E6" w14:textId="77777777" w:rsidR="00630514" w:rsidRPr="002120FC" w:rsidRDefault="00630514" w:rsidP="002120FC">
      <w:r>
        <w:t xml:space="preserve">      </w:t>
      </w:r>
      <w:r w:rsidRPr="002120FC">
        <w:t>(viii)</w:t>
      </w:r>
      <w:r>
        <w:t xml:space="preserve"> </w:t>
      </w:r>
      <w:r w:rsidRPr="002120FC">
        <w:t>If the product or service is related to item maintenance, include the following information on the item being maintained:</w:t>
      </w:r>
    </w:p>
    <w:p w14:paraId="5DEBA5E7" w14:textId="77777777" w:rsidR="00630514" w:rsidRPr="002120FC" w:rsidRDefault="00630514" w:rsidP="002120FC">
      <w:r>
        <w:t xml:space="preserve">        </w:t>
      </w:r>
      <w:r w:rsidRPr="002120FC">
        <w:t>(A)</w:t>
      </w:r>
      <w:r>
        <w:t xml:space="preserve"> </w:t>
      </w:r>
      <w:r w:rsidRPr="002120FC">
        <w:t>Brand;</w:t>
      </w:r>
    </w:p>
    <w:p w14:paraId="5DEBA5E8" w14:textId="77777777" w:rsidR="00630514" w:rsidRPr="002120FC" w:rsidRDefault="00630514" w:rsidP="002120FC">
      <w:r>
        <w:t xml:space="preserve">        </w:t>
      </w:r>
      <w:r w:rsidRPr="002120FC">
        <w:t>(B)</w:t>
      </w:r>
      <w:r>
        <w:t xml:space="preserve"> </w:t>
      </w:r>
      <w:r w:rsidRPr="002120FC">
        <w:t>Model number, OEM number, manufacturer part number, or wholesaler number; and</w:t>
      </w:r>
    </w:p>
    <w:p w14:paraId="5DEBA5E9" w14:textId="77777777" w:rsidR="00630514" w:rsidRPr="002120FC" w:rsidRDefault="00630514" w:rsidP="002120FC">
      <w:r>
        <w:t xml:space="preserve">        </w:t>
      </w:r>
      <w:r w:rsidRPr="002120FC">
        <w:t>(C)</w:t>
      </w:r>
      <w:r>
        <w:t xml:space="preserve"> </w:t>
      </w:r>
      <w:r w:rsidRPr="002120FC">
        <w:t>Item description, as applicable.</w:t>
      </w:r>
    </w:p>
    <w:p w14:paraId="5DEBA5EA" w14:textId="77777777" w:rsidR="00630514" w:rsidRPr="002120FC" w:rsidRDefault="00630514" w:rsidP="002120FC">
      <w:r>
        <w:t xml:space="preserve">      </w:t>
      </w:r>
      <w:r w:rsidRPr="002120FC">
        <w:t>(ix)</w:t>
      </w:r>
      <w:r>
        <w:t xml:space="preserve"> </w:t>
      </w:r>
      <w:r w:rsidRPr="002120FC">
        <w:t>Any readily available information about mitigation actions implemented or recommended.</w:t>
      </w:r>
    </w:p>
    <w:p w14:paraId="5DEBA5EB" w14:textId="77777777" w:rsidR="00630514" w:rsidRPr="002120FC" w:rsidRDefault="00630514" w:rsidP="002120FC">
      <w:r>
        <w:t xml:space="preserve">    </w:t>
      </w:r>
      <w:r w:rsidRPr="002120FC">
        <w:t>(2)</w:t>
      </w:r>
      <w:r>
        <w:t xml:space="preserve"> </w:t>
      </w:r>
      <w:r w:rsidRPr="002120FC">
        <w:t>If a report must be submitted to a contracting office, the Contractor shall submit the report as follows:</w:t>
      </w:r>
    </w:p>
    <w:p w14:paraId="5DEBA5EC" w14:textId="77777777" w:rsidR="00630514" w:rsidRPr="002120FC" w:rsidRDefault="00630514" w:rsidP="002120FC">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5DEBA5ED" w14:textId="77777777" w:rsidR="00630514" w:rsidRPr="002120FC" w:rsidRDefault="00630514" w:rsidP="002120FC">
      <w:r>
        <w:t xml:space="preserve">      </w:t>
      </w:r>
      <w:r w:rsidRPr="002120FC">
        <w:t>(ii)</w:t>
      </w:r>
      <w:r>
        <w:t xml:space="preserve"> </w:t>
      </w:r>
      <w:r w:rsidRPr="002120FC">
        <w:t>For all other contracting offices, the Contractor shall report to the Contracting Officer.</w:t>
      </w:r>
    </w:p>
    <w:p w14:paraId="5DEBA5EE" w14:textId="77777777" w:rsidR="00630514" w:rsidRPr="002120FC" w:rsidRDefault="0063051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DEBA5EF" w14:textId="77777777" w:rsidR="00630514" w:rsidRPr="002120FC" w:rsidRDefault="00630514"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DEBA5F0" w14:textId="77777777" w:rsidR="00630514" w:rsidRPr="002120FC" w:rsidRDefault="00630514" w:rsidP="002120FC">
      <w:r>
        <w:lastRenderedPageBreak/>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DEBA5F1" w14:textId="77777777" w:rsidR="00630514" w:rsidRPr="002120FC" w:rsidRDefault="00630514" w:rsidP="002120FC">
      <w:r>
        <w:t xml:space="preserve">  </w:t>
      </w:r>
      <w:r w:rsidRPr="002120FC">
        <w:t>(i)</w:t>
      </w:r>
      <w:r>
        <w:t xml:space="preserve"> </w:t>
      </w:r>
      <w:r w:rsidRPr="002120FC">
        <w:rPr>
          <w:i/>
          <w:iCs/>
        </w:rPr>
        <w:t>New FASCSA orders report</w:t>
      </w:r>
      <w:r w:rsidRPr="002120FC">
        <w:t>.</w:t>
      </w:r>
    </w:p>
    <w:p w14:paraId="5DEBA5F2" w14:textId="77777777" w:rsidR="00630514" w:rsidRPr="002120FC" w:rsidRDefault="0063051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DEBA5F3" w14:textId="77777777" w:rsidR="00630514" w:rsidRPr="002120FC" w:rsidRDefault="00630514"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DEBA5F4" w14:textId="77777777" w:rsidR="00630514" w:rsidRPr="002120FC" w:rsidRDefault="0063051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DEBA5F5" w14:textId="77777777" w:rsidR="00630514" w:rsidRPr="002120FC" w:rsidRDefault="00630514" w:rsidP="002120FC">
      <w:r>
        <w:t xml:space="preserve">      </w:t>
      </w:r>
      <w:r w:rsidRPr="002120FC">
        <w:t>(i)</w:t>
      </w:r>
      <w:r>
        <w:t xml:space="preserve"> </w:t>
      </w:r>
      <w:r w:rsidRPr="002120FC">
        <w:t>Contract number and order number, if applicable;</w:t>
      </w:r>
    </w:p>
    <w:p w14:paraId="5DEBA5F6" w14:textId="77777777" w:rsidR="00630514" w:rsidRPr="002120FC" w:rsidRDefault="00630514" w:rsidP="002120FC">
      <w:r>
        <w:t xml:space="preserve">      </w:t>
      </w:r>
      <w:r w:rsidRPr="002120FC">
        <w:t>(ii)</w:t>
      </w:r>
      <w:r>
        <w:t xml:space="preserve"> </w:t>
      </w:r>
      <w:r w:rsidRPr="002120FC">
        <w:t>Name of the covered article or source subject to a FASCSA order;</w:t>
      </w:r>
    </w:p>
    <w:p w14:paraId="5DEBA5F7" w14:textId="77777777" w:rsidR="00630514" w:rsidRPr="002120FC" w:rsidRDefault="00630514" w:rsidP="002120FC">
      <w:r>
        <w:t xml:space="preserve">      </w:t>
      </w:r>
      <w:r w:rsidRPr="002120FC">
        <w:t>(iii)</w:t>
      </w:r>
      <w:r>
        <w:t xml:space="preserve"> </w:t>
      </w:r>
      <w:r w:rsidRPr="002120FC">
        <w:t>The specific FASCSA order the product or service does not comply with;</w:t>
      </w:r>
    </w:p>
    <w:p w14:paraId="5DEBA5F8" w14:textId="77777777" w:rsidR="00630514" w:rsidRPr="002120FC" w:rsidRDefault="00630514" w:rsidP="002120FC">
      <w:r>
        <w:t xml:space="preserve">      </w:t>
      </w:r>
      <w:r w:rsidRPr="002120FC">
        <w:t>(iv)</w:t>
      </w:r>
      <w:r>
        <w:t xml:space="preserve"> </w:t>
      </w:r>
      <w:r w:rsidRPr="002120FC">
        <w:t>The elements of (h)(1)(iii) through (ix) of this clause.</w:t>
      </w:r>
    </w:p>
    <w:p w14:paraId="5DEBA5F9" w14:textId="77777777" w:rsidR="00630514" w:rsidRPr="002120FC" w:rsidRDefault="00630514"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DEBA5FA" w14:textId="77777777" w:rsidR="00630514" w:rsidRDefault="00630514" w:rsidP="001C4DDA">
      <w:pPr>
        <w:jc w:val="center"/>
      </w:pPr>
      <w:r>
        <w:t>(End of Provision)</w:t>
      </w:r>
    </w:p>
    <w:p w14:paraId="5DEBA5FB" w14:textId="77777777" w:rsidR="00630514" w:rsidRDefault="00630514">
      <w:pPr>
        <w:pStyle w:val="Heading2"/>
      </w:pPr>
      <w:bookmarkStart w:id="12" w:name="_Toc256000011"/>
      <w:r>
        <w:t>C.9  52.245-2 GOVERNMENT PROPERTY INSTALLATION OPERATION SERVICES (APR 2012)</w:t>
      </w:r>
      <w:bookmarkEnd w:id="12"/>
    </w:p>
    <w:p w14:paraId="5DEBA5FC" w14:textId="77777777" w:rsidR="00630514" w:rsidRDefault="00630514" w:rsidP="00171EC8">
      <w:r>
        <w:t xml:space="preserve">  (a) This Government Property listed in paragraph (e) of this clause is furnished to the Contractor in an "as-is, where is" condition. The Government makes no warranty regarding the suitability for use of the Government property specified in this contract. The Contractor shall be afforded the opportunity to inspect the Government property as specified in the solicitation.</w:t>
      </w:r>
    </w:p>
    <w:p w14:paraId="5DEBA5FD" w14:textId="77777777" w:rsidR="00630514" w:rsidRPr="00171EC8" w:rsidRDefault="00630514" w:rsidP="00171EC8">
      <w:pPr>
        <w:rPr>
          <w:rFonts w:cs="Microsoft Sans Serif"/>
          <w:szCs w:val="20"/>
        </w:rPr>
      </w:pPr>
      <w:r w:rsidRPr="00171EC8">
        <w:rPr>
          <w:rFonts w:cs="Microsoft Sans Serif"/>
          <w:szCs w:val="20"/>
        </w:rPr>
        <w:lastRenderedPageBreak/>
        <w:t xml:space="preserve">  (b) The Government bears no responsibility for repair or replacement of any lost Government property. If any or all of the Government property is lost or becomes no longer usable, the Contractor shall be responsible for replacement of the property at Contractor expense. The Contractor shall have title to all replacement property and shall continue to be responsible for contract performance.</w:t>
      </w:r>
    </w:p>
    <w:p w14:paraId="5DEBA5FE" w14:textId="77777777" w:rsidR="00630514" w:rsidRDefault="00630514" w:rsidP="00171EC8">
      <w:r>
        <w:t xml:space="preserve">  (c)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p>
    <w:p w14:paraId="5DEBA5FF" w14:textId="77777777" w:rsidR="00630514" w:rsidRDefault="00630514">
      <w:r>
        <w:t xml:space="preserve">  (d) Except as provided in this clause, Government property furnished under this contract shall be governed by the Government Property clause of this contract.</w:t>
      </w:r>
    </w:p>
    <w:p w14:paraId="5DEBA600" w14:textId="77777777" w:rsidR="00630514" w:rsidRDefault="00630514" w:rsidP="00171EC8">
      <w:r>
        <w:t xml:space="preserve">  (e) Government property provided under this clause:</w:t>
      </w:r>
    </w:p>
    <w:p w14:paraId="5DEBA601" w14:textId="77777777" w:rsidR="00630514" w:rsidRDefault="00630514" w:rsidP="00171EC8">
      <w:r>
        <w:t xml:space="preserve">    </w:t>
      </w:r>
    </w:p>
    <w:p w14:paraId="5DEBA602" w14:textId="77777777" w:rsidR="00630514" w:rsidRDefault="00630514">
      <w:pPr>
        <w:pStyle w:val="NoSpacing"/>
      </w:pPr>
      <w:r>
        <w:t xml:space="preserve">    </w:t>
      </w:r>
    </w:p>
    <w:p w14:paraId="5DEBA603" w14:textId="77777777" w:rsidR="00630514" w:rsidRDefault="00630514">
      <w:pPr>
        <w:pStyle w:val="NoSpacing"/>
      </w:pPr>
      <w:r>
        <w:t xml:space="preserve">    </w:t>
      </w:r>
    </w:p>
    <w:p w14:paraId="5DEBA604" w14:textId="77777777" w:rsidR="00630514" w:rsidRDefault="00630514" w:rsidP="006D29A1">
      <w:pPr>
        <w:jc w:val="center"/>
      </w:pPr>
      <w:r>
        <w:t>(End of Clause)</w:t>
      </w:r>
    </w:p>
    <w:p w14:paraId="5DEBA605" w14:textId="77777777" w:rsidR="00630514" w:rsidRDefault="00630514">
      <w:pPr>
        <w:pStyle w:val="Heading2"/>
      </w:pPr>
      <w:bookmarkStart w:id="13" w:name="_Toc256000012"/>
      <w:r>
        <w:t>C.10  VAAR 852.201-70  CONTRACTING OFFICER'S REPRESENTATIVE (DEC 2022)</w:t>
      </w:r>
      <w:bookmarkEnd w:id="13"/>
    </w:p>
    <w:p w14:paraId="5DEBA606" w14:textId="77777777" w:rsidR="00630514" w:rsidRDefault="00630514"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5DEBA607" w14:textId="77777777" w:rsidR="00630514" w:rsidRDefault="00630514" w:rsidP="007F54E3">
      <w:pPr>
        <w:jc w:val="center"/>
      </w:pPr>
      <w:r>
        <w:t>(End of Clause)</w:t>
      </w:r>
    </w:p>
    <w:p w14:paraId="5DEBA608" w14:textId="77777777" w:rsidR="00630514" w:rsidRDefault="00630514">
      <w:pPr>
        <w:pStyle w:val="Heading2"/>
      </w:pPr>
      <w:bookmarkStart w:id="14" w:name="_Toc256000013"/>
      <w:r>
        <w:t>C.11  VAAR 852.203-70 COMMERCIAL ADVERTISING (MAY 2018)</w:t>
      </w:r>
      <w:bookmarkEnd w:id="14"/>
    </w:p>
    <w:p w14:paraId="5DEBA609" w14:textId="77777777" w:rsidR="00630514" w:rsidRDefault="00630514"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DEBA60A" w14:textId="77777777" w:rsidR="00630514" w:rsidRDefault="00630514" w:rsidP="00D50D04">
      <w:pPr>
        <w:jc w:val="center"/>
      </w:pPr>
      <w:r>
        <w:t>(End of Clause)</w:t>
      </w:r>
    </w:p>
    <w:p w14:paraId="5DEBA60B" w14:textId="77777777" w:rsidR="00630514" w:rsidRDefault="00630514" w:rsidP="006A518F">
      <w:pPr>
        <w:pStyle w:val="Heading2"/>
      </w:pPr>
      <w:bookmarkStart w:id="15" w:name="_Toc256000014"/>
      <w:r>
        <w:t>C.12  VAAR 852.204-70  PERSONAL IDENTITY VERIFICATION OF CONTRACTOR PERSONNEL (DEVIATION) (MAR 2026)</w:t>
      </w:r>
      <w:bookmarkEnd w:id="15"/>
    </w:p>
    <w:p w14:paraId="5DEBA60C" w14:textId="77777777" w:rsidR="00630514" w:rsidRDefault="00630514" w:rsidP="006A518F">
      <w:r>
        <w:t xml:space="preserve">  (a) The Contractor shall comply with current Department of Veterans Affairs policy for personal identity verification of all employees performing under this contract when physical access to VA facilities, and/or logical access to VA information and VA information systems is required.</w:t>
      </w:r>
    </w:p>
    <w:p w14:paraId="5DEBA60D" w14:textId="77777777" w:rsidR="00630514" w:rsidRDefault="00630514" w:rsidP="006A518F">
      <w:r>
        <w:t xml:space="preserve">  (b) The Contractor shall insert this clause in all subcontracts when the subcontractor’s employees will require physical access to VA facilities, and/or logical access to VA information and VA information systems.</w:t>
      </w:r>
    </w:p>
    <w:p w14:paraId="5DEBA60E" w14:textId="77777777" w:rsidR="00630514" w:rsidRPr="002822CE" w:rsidRDefault="00630514" w:rsidP="00A0177B">
      <w:pPr>
        <w:jc w:val="center"/>
      </w:pPr>
      <w:r>
        <w:lastRenderedPageBreak/>
        <w:t>(End of Clause)</w:t>
      </w:r>
    </w:p>
    <w:p w14:paraId="5DEBA60F" w14:textId="77777777" w:rsidR="00630514" w:rsidRDefault="00630514" w:rsidP="006A518F">
      <w:pPr>
        <w:pStyle w:val="Heading2"/>
      </w:pPr>
      <w:bookmarkStart w:id="16" w:name="_Toc256000015"/>
      <w:r>
        <w:t>C.13  VAAR 852.204-72  PERSONNEL VETTING AND CREDENTIALING (DEVIATION) (MAR 2026)</w:t>
      </w:r>
      <w:bookmarkEnd w:id="16"/>
    </w:p>
    <w:p w14:paraId="5DEBA610" w14:textId="77777777" w:rsidR="00630514" w:rsidRDefault="00630514" w:rsidP="006A518F">
      <w:r>
        <w:t xml:space="preserve">  </w:t>
      </w:r>
      <w:r w:rsidRPr="00CF01A2">
        <w:t>(a) Definitions. As used in this clause –</w:t>
      </w:r>
    </w:p>
    <w:p w14:paraId="5DEBA611" w14:textId="77777777" w:rsidR="00630514" w:rsidRDefault="00630514" w:rsidP="006A518F">
      <w:r>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14:paraId="5DEBA612" w14:textId="77777777" w:rsidR="00630514" w:rsidRDefault="00630514" w:rsidP="006A518F">
      <w:r>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5DEBA613" w14:textId="77777777" w:rsidR="00630514" w:rsidRDefault="00630514" w:rsidP="006A518F">
      <w:r>
        <w:t xml:space="preserve"> </w:t>
      </w:r>
      <w:r w:rsidRPr="00CF01A2">
        <w:t xml:space="preserve"> (b) </w:t>
      </w:r>
      <w:r w:rsidRPr="00312BFE">
        <w:rPr>
          <w:i/>
          <w:iCs/>
        </w:rPr>
        <w:t>General</w:t>
      </w:r>
      <w:r w:rsidRP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28" w:history="1">
        <w:r w:rsidRPr="00CF01A2">
          <w:rPr>
            <w:rStyle w:val="Hyperlink"/>
          </w:rPr>
          <w:t>https://vaww.va.gov/vapubs/index.cfm</w:t>
        </w:r>
      </w:hyperlink>
      <w:r>
        <w:t>.</w:t>
      </w:r>
    </w:p>
    <w:p w14:paraId="5DEBA614" w14:textId="77777777" w:rsidR="00630514" w:rsidRDefault="00630514"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hyperlink r:id="rId29" w:history="1">
        <w:r w:rsidRPr="00312BFE">
          <w:rPr>
            <w:rStyle w:val="Hyperlink"/>
          </w:rPr>
          <w:t>Position Designation Tool</w:t>
        </w:r>
      </w:hyperlink>
      <w:r w:rsidRPr="00C5762B">
        <w:t>.</w:t>
      </w:r>
    </w:p>
    <w:p w14:paraId="5DEBA615" w14:textId="77777777" w:rsidR="00630514" w:rsidRDefault="00630514" w:rsidP="00756DC6">
      <w:pPr>
        <w:jc w:val="center"/>
      </w:pPr>
    </w:p>
    <w:tbl>
      <w:tblPr>
        <w:tblStyle w:val="TableGrid"/>
        <w:tblW w:w="0" w:type="auto"/>
        <w:jc w:val="center"/>
        <w:tblLook w:val="04A0" w:firstRow="1" w:lastRow="0" w:firstColumn="1" w:lastColumn="0" w:noHBand="0" w:noVBand="1"/>
      </w:tblPr>
      <w:tblGrid>
        <w:gridCol w:w="9350"/>
      </w:tblGrid>
      <w:tr w:rsidR="000B5897" w14:paraId="5DEBA617" w14:textId="77777777" w:rsidTr="000D4E7F">
        <w:trPr>
          <w:jc w:val="center"/>
        </w:trPr>
        <w:tc>
          <w:tcPr>
            <w:tcW w:w="9576" w:type="dxa"/>
            <w:shd w:val="clear" w:color="auto" w:fill="A6A6A6" w:themeFill="background1" w:themeFillShade="A6"/>
          </w:tcPr>
          <w:p w14:paraId="5DEBA616" w14:textId="77777777" w:rsidR="00630514" w:rsidRPr="004A6A83" w:rsidRDefault="00630514" w:rsidP="009B4AFB">
            <w:pPr>
              <w:jc w:val="center"/>
              <w:rPr>
                <w:b/>
                <w:bCs/>
              </w:rPr>
            </w:pPr>
            <w:r w:rsidRPr="004A6A83">
              <w:rPr>
                <w:b/>
                <w:bCs/>
              </w:rPr>
              <w:t>Positions/Tasks Designated as Non-Sensitive Positions – Tier 1/Low Risk</w:t>
            </w:r>
          </w:p>
        </w:tc>
      </w:tr>
      <w:tr w:rsidR="000B5897" w14:paraId="5DEBA619" w14:textId="77777777" w:rsidTr="000D4E7F">
        <w:trPr>
          <w:jc w:val="center"/>
        </w:trPr>
        <w:tc>
          <w:tcPr>
            <w:tcW w:w="9576" w:type="dxa"/>
          </w:tcPr>
          <w:p w14:paraId="5DEBA618" w14:textId="77777777" w:rsidR="00630514" w:rsidRDefault="00630514" w:rsidP="009B4AFB">
            <w:pPr>
              <w:jc w:val="center"/>
            </w:pPr>
          </w:p>
        </w:tc>
      </w:tr>
      <w:tr w:rsidR="000B5897" w14:paraId="5DEBA61B" w14:textId="77777777" w:rsidTr="000D4E7F">
        <w:trPr>
          <w:jc w:val="center"/>
        </w:trPr>
        <w:tc>
          <w:tcPr>
            <w:tcW w:w="9576" w:type="dxa"/>
          </w:tcPr>
          <w:p w14:paraId="5DEBA61A" w14:textId="77777777" w:rsidR="00630514" w:rsidRDefault="00630514" w:rsidP="009B4AFB">
            <w:pPr>
              <w:jc w:val="center"/>
            </w:pPr>
          </w:p>
        </w:tc>
      </w:tr>
      <w:tr w:rsidR="000B5897" w14:paraId="5DEBA61D" w14:textId="77777777" w:rsidTr="000D4E7F">
        <w:trPr>
          <w:jc w:val="center"/>
        </w:trPr>
        <w:tc>
          <w:tcPr>
            <w:tcW w:w="9576" w:type="dxa"/>
          </w:tcPr>
          <w:p w14:paraId="5DEBA61C" w14:textId="77777777" w:rsidR="00630514" w:rsidRDefault="00630514" w:rsidP="009B4AFB">
            <w:pPr>
              <w:jc w:val="center"/>
            </w:pPr>
          </w:p>
        </w:tc>
      </w:tr>
      <w:tr w:rsidR="000B5897" w14:paraId="5DEBA61F" w14:textId="77777777" w:rsidTr="000D4E7F">
        <w:trPr>
          <w:jc w:val="center"/>
        </w:trPr>
        <w:tc>
          <w:tcPr>
            <w:tcW w:w="9576" w:type="dxa"/>
          </w:tcPr>
          <w:p w14:paraId="5DEBA61E" w14:textId="77777777" w:rsidR="00630514" w:rsidRDefault="00630514" w:rsidP="009B4AFB">
            <w:pPr>
              <w:jc w:val="center"/>
            </w:pPr>
          </w:p>
        </w:tc>
      </w:tr>
      <w:tr w:rsidR="000B5897" w14:paraId="5DEBA621" w14:textId="77777777" w:rsidTr="000D4E7F">
        <w:trPr>
          <w:jc w:val="center"/>
        </w:trPr>
        <w:tc>
          <w:tcPr>
            <w:tcW w:w="9576" w:type="dxa"/>
          </w:tcPr>
          <w:p w14:paraId="5DEBA620" w14:textId="77777777" w:rsidR="00630514" w:rsidRDefault="00630514" w:rsidP="009B4AFB">
            <w:pPr>
              <w:jc w:val="center"/>
            </w:pPr>
          </w:p>
        </w:tc>
      </w:tr>
      <w:tr w:rsidR="000B5897" w14:paraId="5DEBA623" w14:textId="77777777" w:rsidTr="000D4E7F">
        <w:trPr>
          <w:jc w:val="center"/>
        </w:trPr>
        <w:tc>
          <w:tcPr>
            <w:tcW w:w="9576" w:type="dxa"/>
          </w:tcPr>
          <w:p w14:paraId="5DEBA622" w14:textId="77777777" w:rsidR="00630514" w:rsidRDefault="00630514" w:rsidP="001467C1">
            <w:pPr>
              <w:jc w:val="center"/>
            </w:pPr>
          </w:p>
        </w:tc>
      </w:tr>
      <w:tr w:rsidR="000B5897" w14:paraId="5DEBA625" w14:textId="77777777" w:rsidTr="000D4E7F">
        <w:trPr>
          <w:jc w:val="center"/>
        </w:trPr>
        <w:tc>
          <w:tcPr>
            <w:tcW w:w="9576" w:type="dxa"/>
            <w:shd w:val="clear" w:color="auto" w:fill="A6A6A6" w:themeFill="background1" w:themeFillShade="A6"/>
          </w:tcPr>
          <w:p w14:paraId="5DEBA624" w14:textId="77777777" w:rsidR="00630514" w:rsidRDefault="00630514" w:rsidP="001467C1">
            <w:pPr>
              <w:jc w:val="center"/>
            </w:pPr>
            <w:r w:rsidRPr="004A6A83">
              <w:rPr>
                <w:b/>
                <w:bCs/>
              </w:rPr>
              <w:t xml:space="preserve">Positions/Tasks Designated as Non-Sensitive Positions – Tier </w:t>
            </w:r>
            <w:r>
              <w:rPr>
                <w:b/>
                <w:bCs/>
              </w:rPr>
              <w:t>2</w:t>
            </w:r>
            <w:r w:rsidRPr="004A6A83">
              <w:rPr>
                <w:b/>
                <w:bCs/>
              </w:rPr>
              <w:t>/</w:t>
            </w:r>
            <w:r>
              <w:rPr>
                <w:b/>
                <w:bCs/>
              </w:rPr>
              <w:t>Mod</w:t>
            </w:r>
            <w:r w:rsidRPr="004A6A83">
              <w:rPr>
                <w:b/>
                <w:bCs/>
              </w:rPr>
              <w:t xml:space="preserve"> Risk</w:t>
            </w:r>
          </w:p>
        </w:tc>
      </w:tr>
      <w:tr w:rsidR="000B5897" w14:paraId="5DEBA627" w14:textId="77777777" w:rsidTr="000D4E7F">
        <w:trPr>
          <w:jc w:val="center"/>
        </w:trPr>
        <w:tc>
          <w:tcPr>
            <w:tcW w:w="9576" w:type="dxa"/>
          </w:tcPr>
          <w:p w14:paraId="5DEBA626" w14:textId="77777777" w:rsidR="00630514" w:rsidRDefault="00630514" w:rsidP="001467C1">
            <w:pPr>
              <w:jc w:val="center"/>
            </w:pPr>
          </w:p>
        </w:tc>
      </w:tr>
      <w:tr w:rsidR="000B5897" w14:paraId="5DEBA629" w14:textId="77777777" w:rsidTr="000D4E7F">
        <w:trPr>
          <w:jc w:val="center"/>
        </w:trPr>
        <w:tc>
          <w:tcPr>
            <w:tcW w:w="9576" w:type="dxa"/>
          </w:tcPr>
          <w:p w14:paraId="5DEBA628" w14:textId="77777777" w:rsidR="00630514" w:rsidRDefault="00630514" w:rsidP="001467C1">
            <w:pPr>
              <w:jc w:val="center"/>
            </w:pPr>
          </w:p>
        </w:tc>
      </w:tr>
      <w:tr w:rsidR="000B5897" w14:paraId="5DEBA62B" w14:textId="77777777" w:rsidTr="000D4E7F">
        <w:trPr>
          <w:jc w:val="center"/>
        </w:trPr>
        <w:tc>
          <w:tcPr>
            <w:tcW w:w="9576" w:type="dxa"/>
          </w:tcPr>
          <w:p w14:paraId="5DEBA62A" w14:textId="77777777" w:rsidR="00630514" w:rsidRDefault="00630514" w:rsidP="001467C1">
            <w:pPr>
              <w:jc w:val="center"/>
            </w:pPr>
          </w:p>
        </w:tc>
      </w:tr>
      <w:tr w:rsidR="000B5897" w14:paraId="5DEBA62D" w14:textId="77777777" w:rsidTr="000D4E7F">
        <w:trPr>
          <w:jc w:val="center"/>
        </w:trPr>
        <w:tc>
          <w:tcPr>
            <w:tcW w:w="9576" w:type="dxa"/>
          </w:tcPr>
          <w:p w14:paraId="5DEBA62C" w14:textId="77777777" w:rsidR="00630514" w:rsidRDefault="00630514" w:rsidP="001467C1">
            <w:pPr>
              <w:jc w:val="center"/>
            </w:pPr>
          </w:p>
        </w:tc>
      </w:tr>
      <w:tr w:rsidR="000B5897" w14:paraId="5DEBA62F" w14:textId="77777777" w:rsidTr="000D4E7F">
        <w:trPr>
          <w:jc w:val="center"/>
        </w:trPr>
        <w:tc>
          <w:tcPr>
            <w:tcW w:w="9576" w:type="dxa"/>
          </w:tcPr>
          <w:p w14:paraId="5DEBA62E" w14:textId="77777777" w:rsidR="00630514" w:rsidRDefault="00630514" w:rsidP="001467C1">
            <w:pPr>
              <w:jc w:val="center"/>
            </w:pPr>
          </w:p>
        </w:tc>
      </w:tr>
      <w:tr w:rsidR="000B5897" w14:paraId="5DEBA631" w14:textId="77777777" w:rsidTr="000D4E7F">
        <w:trPr>
          <w:jc w:val="center"/>
        </w:trPr>
        <w:tc>
          <w:tcPr>
            <w:tcW w:w="9576" w:type="dxa"/>
          </w:tcPr>
          <w:p w14:paraId="5DEBA630" w14:textId="77777777" w:rsidR="00630514" w:rsidRDefault="00630514" w:rsidP="001467C1">
            <w:pPr>
              <w:jc w:val="center"/>
            </w:pPr>
          </w:p>
        </w:tc>
      </w:tr>
      <w:tr w:rsidR="000B5897" w14:paraId="5DEBA633" w14:textId="77777777" w:rsidTr="000D4E7F">
        <w:trPr>
          <w:jc w:val="center"/>
        </w:trPr>
        <w:tc>
          <w:tcPr>
            <w:tcW w:w="9576" w:type="dxa"/>
            <w:shd w:val="clear" w:color="auto" w:fill="A6A6A6" w:themeFill="background1" w:themeFillShade="A6"/>
          </w:tcPr>
          <w:p w14:paraId="5DEBA632" w14:textId="77777777" w:rsidR="00630514" w:rsidRDefault="00630514" w:rsidP="004A6A83">
            <w:pPr>
              <w:jc w:val="center"/>
            </w:pPr>
            <w:r w:rsidRPr="004A6A83">
              <w:rPr>
                <w:b/>
                <w:bCs/>
              </w:rPr>
              <w:t xml:space="preserve">Positions/Tasks Designated as Non-Sensitive Positions – Tier </w:t>
            </w:r>
            <w:r>
              <w:rPr>
                <w:b/>
                <w:bCs/>
              </w:rPr>
              <w:t>4</w:t>
            </w:r>
            <w:r w:rsidRPr="004A6A83">
              <w:rPr>
                <w:b/>
                <w:bCs/>
              </w:rPr>
              <w:t>/</w:t>
            </w:r>
            <w:r>
              <w:rPr>
                <w:b/>
                <w:bCs/>
              </w:rPr>
              <w:t>High</w:t>
            </w:r>
            <w:r w:rsidRPr="004A6A83">
              <w:rPr>
                <w:b/>
                <w:bCs/>
              </w:rPr>
              <w:t xml:space="preserve"> Risk</w:t>
            </w:r>
          </w:p>
        </w:tc>
      </w:tr>
      <w:tr w:rsidR="000B5897" w14:paraId="5DEBA635" w14:textId="77777777" w:rsidTr="000D4E7F">
        <w:trPr>
          <w:jc w:val="center"/>
        </w:trPr>
        <w:tc>
          <w:tcPr>
            <w:tcW w:w="9576" w:type="dxa"/>
          </w:tcPr>
          <w:p w14:paraId="5DEBA634" w14:textId="77777777" w:rsidR="00630514" w:rsidRDefault="00630514" w:rsidP="004A6A83">
            <w:pPr>
              <w:jc w:val="center"/>
            </w:pPr>
          </w:p>
        </w:tc>
      </w:tr>
      <w:tr w:rsidR="000B5897" w14:paraId="5DEBA637" w14:textId="77777777" w:rsidTr="000D4E7F">
        <w:trPr>
          <w:jc w:val="center"/>
        </w:trPr>
        <w:tc>
          <w:tcPr>
            <w:tcW w:w="9576" w:type="dxa"/>
          </w:tcPr>
          <w:p w14:paraId="5DEBA636" w14:textId="77777777" w:rsidR="00630514" w:rsidRDefault="00630514" w:rsidP="004A6A83">
            <w:pPr>
              <w:jc w:val="center"/>
            </w:pPr>
          </w:p>
        </w:tc>
      </w:tr>
      <w:tr w:rsidR="000B5897" w14:paraId="5DEBA639" w14:textId="77777777" w:rsidTr="000D4E7F">
        <w:trPr>
          <w:jc w:val="center"/>
        </w:trPr>
        <w:tc>
          <w:tcPr>
            <w:tcW w:w="9576" w:type="dxa"/>
          </w:tcPr>
          <w:p w14:paraId="5DEBA638" w14:textId="77777777" w:rsidR="00630514" w:rsidRDefault="00630514" w:rsidP="004A6A83">
            <w:pPr>
              <w:jc w:val="center"/>
            </w:pPr>
          </w:p>
        </w:tc>
      </w:tr>
      <w:tr w:rsidR="000B5897" w14:paraId="5DEBA63B" w14:textId="77777777" w:rsidTr="000D4E7F">
        <w:trPr>
          <w:jc w:val="center"/>
        </w:trPr>
        <w:tc>
          <w:tcPr>
            <w:tcW w:w="9576" w:type="dxa"/>
          </w:tcPr>
          <w:p w14:paraId="5DEBA63A" w14:textId="77777777" w:rsidR="00630514" w:rsidRDefault="00630514" w:rsidP="001467C1">
            <w:pPr>
              <w:jc w:val="center"/>
            </w:pPr>
          </w:p>
        </w:tc>
      </w:tr>
      <w:tr w:rsidR="000B5897" w14:paraId="5DEBA63D" w14:textId="77777777" w:rsidTr="000D4E7F">
        <w:trPr>
          <w:jc w:val="center"/>
        </w:trPr>
        <w:tc>
          <w:tcPr>
            <w:tcW w:w="9576" w:type="dxa"/>
          </w:tcPr>
          <w:p w14:paraId="5DEBA63C" w14:textId="77777777" w:rsidR="00630514" w:rsidRDefault="00630514" w:rsidP="001467C1">
            <w:pPr>
              <w:jc w:val="center"/>
            </w:pPr>
          </w:p>
        </w:tc>
      </w:tr>
      <w:tr w:rsidR="000B5897" w14:paraId="5DEBA63F" w14:textId="77777777" w:rsidTr="000D4E7F">
        <w:trPr>
          <w:jc w:val="center"/>
        </w:trPr>
        <w:tc>
          <w:tcPr>
            <w:tcW w:w="9576" w:type="dxa"/>
          </w:tcPr>
          <w:p w14:paraId="5DEBA63E" w14:textId="77777777" w:rsidR="00630514" w:rsidRDefault="00630514" w:rsidP="001467C1">
            <w:pPr>
              <w:jc w:val="center"/>
            </w:pPr>
          </w:p>
        </w:tc>
      </w:tr>
    </w:tbl>
    <w:p w14:paraId="5DEBA640" w14:textId="77777777" w:rsidR="00630514" w:rsidRDefault="00630514"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5DEBA641" w14:textId="77777777" w:rsidR="00630514" w:rsidRDefault="00630514" w:rsidP="004A6A83">
      <w:r>
        <w:t xml:space="preserve">    </w:t>
      </w:r>
      <w:r w:rsidRPr="004A6A83">
        <w:t>Tier 3:</w:t>
      </w:r>
      <w:r>
        <w:t xml:space="preserve"> </w:t>
      </w:r>
    </w:p>
    <w:p w14:paraId="5DEBA642" w14:textId="77777777" w:rsidR="00630514" w:rsidRDefault="00630514" w:rsidP="004A6A83">
      <w:r>
        <w:t xml:space="preserve">   </w:t>
      </w:r>
      <w:r w:rsidRPr="004A6A83">
        <w:t xml:space="preserve"> Tier 5: </w:t>
      </w:r>
    </w:p>
    <w:p w14:paraId="5DEBA643" w14:textId="77777777" w:rsidR="00630514" w:rsidRDefault="00630514"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5DEBA644" w14:textId="77777777" w:rsidR="00630514" w:rsidRDefault="00630514"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5DEBA645" w14:textId="77777777" w:rsidR="00630514" w:rsidRDefault="00630514"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5DEBA646" w14:textId="77777777" w:rsidR="00630514" w:rsidRDefault="00630514"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5DEBA647" w14:textId="77777777" w:rsidR="00630514" w:rsidRDefault="00630514" w:rsidP="004A6A83">
      <w:r>
        <w:t xml:space="preserve">    </w:t>
      </w:r>
      <w:r w:rsidRPr="004A6A83">
        <w:t>1. When no longer needed for contract performance.</w:t>
      </w:r>
    </w:p>
    <w:p w14:paraId="5DEBA648" w14:textId="77777777" w:rsidR="00630514" w:rsidRDefault="00630514" w:rsidP="004A6A83">
      <w:r>
        <w:lastRenderedPageBreak/>
        <w:t xml:space="preserve">   </w:t>
      </w:r>
      <w:r w:rsidRPr="004A6A83">
        <w:t xml:space="preserve"> 2. Upon completion of the Contractor/subcontractor employee’s employment.</w:t>
      </w:r>
    </w:p>
    <w:p w14:paraId="5DEBA649" w14:textId="77777777" w:rsidR="00630514" w:rsidRDefault="00630514" w:rsidP="004A6A83">
      <w:r>
        <w:t xml:space="preserve">   </w:t>
      </w:r>
      <w:r w:rsidRPr="004A6A83">
        <w:t xml:space="preserve"> 3. Upon contract completion or termination.</w:t>
      </w:r>
    </w:p>
    <w:p w14:paraId="5DEBA64A" w14:textId="77777777" w:rsidR="00630514" w:rsidRDefault="00630514" w:rsidP="004A6A83">
      <w:r>
        <w:t xml:space="preserve"> </w:t>
      </w:r>
      <w:r w:rsidRPr="004A6A83">
        <w:t xml:space="preserve"> (f) </w:t>
      </w:r>
      <w:r w:rsidRPr="00312BFE">
        <w:rPr>
          <w:i/>
          <w:iCs/>
        </w:rPr>
        <w:t>Lost/stolen</w:t>
      </w:r>
      <w:r w:rsidRPr="004A6A83">
        <w:t>.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14:paraId="5DEBA64B" w14:textId="77777777" w:rsidR="00630514" w:rsidRDefault="00630514" w:rsidP="004A6A83">
      <w:r>
        <w:t xml:space="preserve"> </w:t>
      </w:r>
      <w:r w:rsidRPr="004A6A83">
        <w:t xml:space="preserve"> (g) </w:t>
      </w:r>
      <w:r w:rsidRPr="00312BFE">
        <w:rPr>
          <w:i/>
          <w:iCs/>
        </w:rPr>
        <w:t>Regular Reporting</w:t>
      </w:r>
      <w:r w:rsidRPr="004A6A83">
        <w:t>. 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14:paraId="5DEBA64C" w14:textId="77777777" w:rsidR="00630514" w:rsidRDefault="00630514" w:rsidP="004A6A83">
      <w:r>
        <w:t xml:space="preserve">   </w:t>
      </w:r>
      <w:r w:rsidRPr="004A6A83">
        <w:t xml:space="preserve"> 1. Contractor/subcontractor employee name.</w:t>
      </w:r>
    </w:p>
    <w:p w14:paraId="5DEBA64D" w14:textId="77777777" w:rsidR="00630514" w:rsidRDefault="00630514" w:rsidP="004A6A83">
      <w:r>
        <w:t xml:space="preserve">    </w:t>
      </w:r>
      <w:r w:rsidRPr="002479CB">
        <w:t>2. Name of VA facility where Contractor/subcontractor employee works, if applicable.</w:t>
      </w:r>
    </w:p>
    <w:p w14:paraId="5DEBA64E" w14:textId="77777777" w:rsidR="00630514" w:rsidRDefault="00630514" w:rsidP="004A6A83">
      <w:r>
        <w:t xml:space="preserve">   </w:t>
      </w:r>
      <w:r w:rsidRPr="002479CB">
        <w:t xml:space="preserve"> 3. Date background check submitted for Contractor/subcontractor employee.</w:t>
      </w:r>
    </w:p>
    <w:p w14:paraId="5DEBA64F" w14:textId="77777777" w:rsidR="00630514" w:rsidRDefault="00630514" w:rsidP="004A6A83">
      <w:r>
        <w:t xml:space="preserve">   </w:t>
      </w:r>
      <w:r w:rsidRPr="002479CB">
        <w:t xml:space="preserve"> 4. Date PIV/identification card issued to Contractor/subcontractor employee.</w:t>
      </w:r>
    </w:p>
    <w:p w14:paraId="5DEBA650" w14:textId="77777777" w:rsidR="00630514" w:rsidRDefault="00630514" w:rsidP="004A6A83">
      <w:r>
        <w:t xml:space="preserve">   </w:t>
      </w:r>
      <w:r w:rsidRPr="002479CB">
        <w:t xml:space="preserve"> 5. Contractor/subcontractor employee’s PIV/identification card number, as applicable.</w:t>
      </w:r>
    </w:p>
    <w:p w14:paraId="5DEBA651" w14:textId="77777777" w:rsidR="00630514" w:rsidRDefault="00630514" w:rsidP="004A6A83">
      <w:r>
        <w:t xml:space="preserve">   </w:t>
      </w:r>
      <w:r w:rsidRPr="002479CB">
        <w:t xml:space="preserve"> 6. Date Contractor/subcontractor employee no longer has need for PIV/identification card.</w:t>
      </w:r>
    </w:p>
    <w:p w14:paraId="5DEBA652" w14:textId="77777777" w:rsidR="00630514" w:rsidRDefault="00630514" w:rsidP="004A6A83">
      <w:r>
        <w:t xml:space="preserve">   </w:t>
      </w:r>
      <w:r w:rsidRPr="002479CB">
        <w:t xml:space="preserve"> 7. Date Contractor notified VA that PIV/identification card is no longer required.</w:t>
      </w:r>
    </w:p>
    <w:p w14:paraId="5DEBA653" w14:textId="77777777" w:rsidR="00630514" w:rsidRDefault="00630514" w:rsidP="004A6A83">
      <w:r>
        <w:t xml:space="preserve">   </w:t>
      </w:r>
      <w:r w:rsidRPr="002479CB">
        <w:t xml:space="preserve"> 8. Date Contractor returned PIV/identification card was returned to VA.</w:t>
      </w:r>
    </w:p>
    <w:p w14:paraId="5DEBA654" w14:textId="77777777" w:rsidR="00630514" w:rsidRDefault="00630514"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14:paraId="5DEBA655" w14:textId="77777777" w:rsidR="00630514" w:rsidRPr="00EB1C72" w:rsidRDefault="00630514" w:rsidP="00A0177B">
      <w:pPr>
        <w:jc w:val="center"/>
      </w:pPr>
      <w:r>
        <w:t>(End of Clause)</w:t>
      </w:r>
    </w:p>
    <w:p w14:paraId="5DEBA656" w14:textId="77777777" w:rsidR="00630514" w:rsidRDefault="00630514" w:rsidP="00961B27">
      <w:pPr>
        <w:pStyle w:val="Heading2"/>
      </w:pPr>
      <w:bookmarkStart w:id="17" w:name="_Toc256000016"/>
      <w:r>
        <w:lastRenderedPageBreak/>
        <w:t xml:space="preserve">C.14  VAAR 852.219-73  </w:t>
      </w:r>
      <w:r w:rsidRPr="005C5575">
        <w:t>VA NOTICE OF TOTAL SET-ASIDE FOR CERTIFIED SERVICE-DISABLED VETERAN-OWNED SMALL BUSINESSES</w:t>
      </w:r>
      <w:r>
        <w:t xml:space="preserve">  (JAN 2023) (DEVIATION)</w:t>
      </w:r>
      <w:bookmarkEnd w:id="17"/>
    </w:p>
    <w:p w14:paraId="5DEBA657" w14:textId="77777777" w:rsidR="00630514" w:rsidRDefault="00630514"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DEBA658" w14:textId="77777777" w:rsidR="00630514" w:rsidRDefault="00630514" w:rsidP="00961B27">
      <w:r>
        <w:t xml:space="preserve">    (1) Means a small business concern—</w:t>
      </w:r>
    </w:p>
    <w:p w14:paraId="5DEBA659" w14:textId="77777777" w:rsidR="00630514" w:rsidRDefault="00630514"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5DEBA65A" w14:textId="77777777" w:rsidR="00630514" w:rsidRDefault="00630514"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DEBA65B" w14:textId="77777777" w:rsidR="00630514" w:rsidRDefault="00630514" w:rsidP="00961B27">
      <w:r>
        <w:t xml:space="preserve">      (iii) The business meets Federal small business size standards for the applicable North American Industry Classification System (NAICS) code identified in the solicitation document;</w:t>
      </w:r>
    </w:p>
    <w:p w14:paraId="5DEBA65C" w14:textId="77777777" w:rsidR="00630514" w:rsidRDefault="00630514" w:rsidP="00961B27">
      <w:r>
        <w:t xml:space="preserve">      (iv) The business has been certified for ownership and control pursuant to 38 U.S.C. 8127, 13 CFR 128, and is listed as certified in the SBA certification database at </w:t>
      </w:r>
      <w:hyperlink r:id="rId30" w:history="1">
        <w:r w:rsidRPr="00A4347C">
          <w:rPr>
            <w:rStyle w:val="Hyperlink"/>
            <w:i/>
            <w:iCs/>
          </w:rPr>
          <w:t>https://veterans.certify.sba.gov/</w:t>
        </w:r>
      </w:hyperlink>
      <w:r>
        <w:t>; and</w:t>
      </w:r>
    </w:p>
    <w:p w14:paraId="5DEBA65D" w14:textId="77777777" w:rsidR="00630514" w:rsidRDefault="00630514"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DEBA65E" w14:textId="77777777" w:rsidR="00630514" w:rsidRDefault="00630514" w:rsidP="00961B27">
      <w:r>
        <w:t xml:space="preserve">    (2) The term ‘‘Service-disabled Veteran’’ means a Veteran, as defined in 38 U.S.C. 101(2), with a disability that is service-connected, as defined in 38 U.S.C. 101(16).</w:t>
      </w:r>
    </w:p>
    <w:p w14:paraId="5DEBA65F" w14:textId="77777777" w:rsidR="00630514" w:rsidRDefault="00630514" w:rsidP="00961B27">
      <w:r>
        <w:t xml:space="preserve">    (3) The term ‘‘small business concern’’ has the meaning given that term under section 3 of the Small Business Act (15 U.S.C. 632).</w:t>
      </w:r>
    </w:p>
    <w:p w14:paraId="5DEBA660" w14:textId="77777777" w:rsidR="00630514" w:rsidRDefault="00630514"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DEBA661" w14:textId="77777777" w:rsidR="00630514" w:rsidRDefault="00630514"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DEBA662" w14:textId="77777777" w:rsidR="00630514" w:rsidRDefault="00630514"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DEBA663" w14:textId="77777777" w:rsidR="00630514" w:rsidRDefault="00630514" w:rsidP="00961B27">
      <w:r>
        <w:lastRenderedPageBreak/>
        <w:t xml:space="preserve">    (1) Offers received from entities that are not certified SDVOSBs and listed in the SBA certification database at the time of offer shall not be considered.</w:t>
      </w:r>
    </w:p>
    <w:p w14:paraId="5DEBA664" w14:textId="77777777" w:rsidR="00630514" w:rsidRDefault="00630514" w:rsidP="00961B27">
      <w:r>
        <w:t xml:space="preserve">    (2) Any award resulting from this solicitation shall be made to a certified SDVOSB listed in the SBA certification database who is eligible at the time of submission of offer(s) and at the time of award.</w:t>
      </w:r>
    </w:p>
    <w:p w14:paraId="5DEBA665" w14:textId="77777777" w:rsidR="00630514" w:rsidRDefault="00630514"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DEBA666" w14:textId="77777777" w:rsidR="00630514" w:rsidRDefault="00630514"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DEBA667" w14:textId="77777777" w:rsidR="00630514" w:rsidRDefault="00630514"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DEBA668" w14:textId="77777777" w:rsidR="00630514" w:rsidRDefault="00630514"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DEBA669" w14:textId="77777777" w:rsidR="00630514" w:rsidRDefault="00630514" w:rsidP="00961B27">
      <w:r>
        <w:t xml:space="preserve">    (2) </w:t>
      </w:r>
      <w:r w:rsidRPr="00D5043D">
        <w:rPr>
          <w:i/>
          <w:iCs/>
        </w:rPr>
        <w:t>Supplies/products</w:t>
      </w:r>
      <w:r>
        <w:t>.</w:t>
      </w:r>
    </w:p>
    <w:p w14:paraId="5DEBA66A" w14:textId="77777777" w:rsidR="00630514" w:rsidRDefault="00630514"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DEBA66B" w14:textId="77777777" w:rsidR="00630514" w:rsidRDefault="00630514"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DEBA66C" w14:textId="77777777" w:rsidR="00630514" w:rsidRDefault="00630514" w:rsidP="00961B27">
      <w:r>
        <w:lastRenderedPageBreak/>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5DEBA66D" w14:textId="77777777" w:rsidR="00630514" w:rsidRDefault="00630514"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DEBA66E" w14:textId="77777777" w:rsidR="00630514" w:rsidRDefault="00630514"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DEBA66F" w14:textId="77777777" w:rsidR="00630514" w:rsidRDefault="00630514" w:rsidP="00961B27">
      <w:r>
        <w:t xml:space="preserve">  (e) </w:t>
      </w:r>
      <w:r w:rsidRPr="00D5043D">
        <w:rPr>
          <w:i/>
          <w:iCs/>
        </w:rPr>
        <w:t>Required limitations on subcontracting compliance measurement period</w:t>
      </w:r>
      <w:r>
        <w:t>. An SDVOSB shall comply with the limitations on subcontracting as follows:</w:t>
      </w:r>
    </w:p>
    <w:p w14:paraId="5DEBA670" w14:textId="77777777" w:rsidR="00630514" w:rsidRDefault="00630514" w:rsidP="00961B27">
      <w:r>
        <w:rPr>
          <w:rFonts w:ascii="Calibri" w:hAnsi="Calibri" w:cs="Calibri"/>
        </w:rPr>
        <w:t>[]</w:t>
      </w:r>
      <w:r>
        <w:t xml:space="preserve"> By the end of the base term of the contract or order, and then by the end of each subsequent option period; or</w:t>
      </w:r>
    </w:p>
    <w:p w14:paraId="5DEBA671" w14:textId="77777777" w:rsidR="00630514" w:rsidRDefault="00630514"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5DEBA672" w14:textId="77777777" w:rsidR="00630514" w:rsidRDefault="00630514"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DEBA673" w14:textId="77777777" w:rsidR="00630514" w:rsidRDefault="00630514"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5DEBA674" w14:textId="77777777" w:rsidR="00630514" w:rsidRDefault="00630514"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DEBA675" w14:textId="77777777" w:rsidR="00630514" w:rsidRDefault="00630514" w:rsidP="00961B27">
      <w:pPr>
        <w:pStyle w:val="ListParagraph"/>
        <w:ind w:left="450"/>
        <w:jc w:val="center"/>
      </w:pPr>
      <w:r>
        <w:t>(End of Clause)</w:t>
      </w:r>
    </w:p>
    <w:p w14:paraId="5DEBA676" w14:textId="77777777" w:rsidR="00630514" w:rsidRDefault="00630514" w:rsidP="009B2448">
      <w:pPr>
        <w:pStyle w:val="Heading2"/>
      </w:pPr>
      <w:bookmarkStart w:id="18" w:name="_Toc256000017"/>
      <w:r>
        <w:lastRenderedPageBreak/>
        <w:t xml:space="preserve">C.15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8"/>
    </w:p>
    <w:p w14:paraId="5DEBA677" w14:textId="77777777" w:rsidR="00630514" w:rsidRDefault="00630514" w:rsidP="009B2448">
      <w:r>
        <w:t xml:space="preserve">  (a) Pursuant to 38 U.S.C. 8127(l)(2), the offeror certifies that—</w:t>
      </w:r>
    </w:p>
    <w:p w14:paraId="5DEBA678" w14:textId="77777777" w:rsidR="00630514" w:rsidRDefault="00630514" w:rsidP="009B2448">
      <w:r>
        <w:t xml:space="preserve">    (1) If awarded a contract (see FAR 2.101 definition), it will comply with the limitations on subcontracting requirement as provided in the solicitation and the resultant contract, as follows:</w:t>
      </w:r>
    </w:p>
    <w:p w14:paraId="5DEBA679" w14:textId="77777777" w:rsidR="00630514" w:rsidRDefault="00630514"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DEBA67A" w14:textId="77777777" w:rsidR="00630514" w:rsidRDefault="00630514"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5DEBA67B" w14:textId="77777777" w:rsidR="00630514" w:rsidRDefault="00630514"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5DEBA67C" w14:textId="77777777" w:rsidR="00630514" w:rsidRDefault="00630514"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EBA67D" w14:textId="77777777" w:rsidR="00630514" w:rsidRDefault="00630514" w:rsidP="009B2448">
      <w:r>
        <w:t xml:space="preserve">    (3) If VA determines that an SDVOSB/ VOSB awarded a contract pursuant to 38 U.S.C. 8127 did not act in good faith, such SDVOSB/VOSB shall be subject to any or all of the following:</w:t>
      </w:r>
    </w:p>
    <w:p w14:paraId="5DEBA67E" w14:textId="77777777" w:rsidR="00630514" w:rsidRDefault="00630514" w:rsidP="009B2448">
      <w:r>
        <w:t xml:space="preserve">      (i) Referral to the VA Suspension and Debarment Committee;</w:t>
      </w:r>
    </w:p>
    <w:p w14:paraId="5DEBA67F" w14:textId="77777777" w:rsidR="00630514" w:rsidRDefault="00630514" w:rsidP="009B2448">
      <w:r>
        <w:t xml:space="preserve">      (ii) A fine under section 16(g)(1) of the Small Business Act (15 U.S.C. 645(g)(1)); and</w:t>
      </w:r>
    </w:p>
    <w:p w14:paraId="5DEBA680" w14:textId="77777777" w:rsidR="00630514" w:rsidRDefault="00630514" w:rsidP="009B2448">
      <w:r>
        <w:t xml:space="preserve">      (iii) Prosecution for violating 18 U.S.C. 1001.</w:t>
      </w:r>
    </w:p>
    <w:p w14:paraId="5DEBA681" w14:textId="77777777" w:rsidR="00630514" w:rsidRDefault="00630514"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DEBA682" w14:textId="77777777" w:rsidR="00630514" w:rsidRDefault="00630514"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DEBA683" w14:textId="77777777" w:rsidR="00630514" w:rsidRDefault="00630514"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EBA684" w14:textId="77777777" w:rsidR="00630514" w:rsidRDefault="00630514" w:rsidP="009B2448">
      <w:r>
        <w:t>Certification</w:t>
      </w:r>
    </w:p>
    <w:p w14:paraId="5DEBA685" w14:textId="77777777" w:rsidR="00630514" w:rsidRDefault="00630514"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DEBA686" w14:textId="77777777" w:rsidR="00630514" w:rsidRDefault="00630514" w:rsidP="009B2448">
      <w:bookmarkStart w:id="19" w:name="_Hlk125346837"/>
      <w:r>
        <w:t>Printed Name of Signee: ___________</w:t>
      </w:r>
    </w:p>
    <w:p w14:paraId="5DEBA687" w14:textId="77777777" w:rsidR="00630514" w:rsidRDefault="00630514" w:rsidP="009B2448">
      <w:r>
        <w:t>Printed Title of Signee: _____________</w:t>
      </w:r>
    </w:p>
    <w:p w14:paraId="5DEBA688" w14:textId="77777777" w:rsidR="00630514" w:rsidRDefault="00630514" w:rsidP="009B2448">
      <w:r>
        <w:t>Signature: ____________</w:t>
      </w:r>
    </w:p>
    <w:p w14:paraId="5DEBA689" w14:textId="77777777" w:rsidR="00630514" w:rsidRDefault="00630514" w:rsidP="009B2448">
      <w:r>
        <w:t>Date: ______________</w:t>
      </w:r>
    </w:p>
    <w:p w14:paraId="5DEBA68A" w14:textId="77777777" w:rsidR="00630514" w:rsidRPr="009B2448" w:rsidRDefault="00630514" w:rsidP="009B2448">
      <w:pPr>
        <w:rPr>
          <w:rStyle w:val="AAMSKBFill-InHighlight"/>
          <w:color w:val="auto"/>
        </w:rPr>
      </w:pPr>
      <w:r>
        <w:t>Company Name and Address: _______________</w:t>
      </w:r>
    </w:p>
    <w:bookmarkEnd w:id="19"/>
    <w:p w14:paraId="5DEBA68B" w14:textId="77777777" w:rsidR="00630514" w:rsidRDefault="00630514" w:rsidP="009B2448">
      <w:pPr>
        <w:pStyle w:val="ListParagraph"/>
        <w:ind w:left="450"/>
        <w:jc w:val="center"/>
      </w:pPr>
      <w:r>
        <w:t>(End of Clause)</w:t>
      </w:r>
    </w:p>
    <w:p w14:paraId="5DEBA68C" w14:textId="77777777" w:rsidR="00630514" w:rsidRPr="00564738" w:rsidRDefault="00630514" w:rsidP="00564738">
      <w:pPr>
        <w:pStyle w:val="Heading2"/>
      </w:pPr>
      <w:bookmarkStart w:id="20" w:name="_Toc256000018"/>
      <w:r>
        <w:t>C.16</w:t>
      </w:r>
      <w:r w:rsidRPr="00564738">
        <w:t xml:space="preserve">  VAAR </w:t>
      </w:r>
      <w:r>
        <w:t>852.222-71</w:t>
      </w:r>
      <w:r w:rsidRPr="00564738">
        <w:t xml:space="preserve"> </w:t>
      </w:r>
      <w:r>
        <w:t xml:space="preserve">COMPLIANCE WITH EXECUTIVE ORDER 13899 </w:t>
      </w:r>
      <w:r w:rsidRPr="00564738">
        <w:t>(DEVIATION)(APR 2025)</w:t>
      </w:r>
      <w:bookmarkEnd w:id="20"/>
    </w:p>
    <w:p w14:paraId="5DEBA68D" w14:textId="77777777" w:rsidR="00630514" w:rsidRPr="00760695" w:rsidRDefault="00630514"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DEBA68E" w14:textId="77777777" w:rsidR="00630514" w:rsidRDefault="00630514"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5DEBA68F" w14:textId="77777777" w:rsidR="00630514" w:rsidRPr="00760695" w:rsidRDefault="00630514" w:rsidP="00760695">
      <w:pPr>
        <w:rPr>
          <w:rFonts w:cstheme="minorHAnsi"/>
          <w:szCs w:val="20"/>
        </w:rPr>
      </w:pPr>
      <w:r>
        <w:lastRenderedPageBreak/>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5DEBA690" w14:textId="77777777" w:rsidR="00630514" w:rsidRDefault="00630514" w:rsidP="00E611D7">
      <w:pPr>
        <w:jc w:val="center"/>
      </w:pPr>
      <w:r>
        <w:t>(End of Clause)</w:t>
      </w:r>
    </w:p>
    <w:p w14:paraId="5DEBA691" w14:textId="77777777" w:rsidR="00630514" w:rsidRPr="00A752A4" w:rsidRDefault="00630514" w:rsidP="00A752A4">
      <w:pPr>
        <w:pStyle w:val="Heading2"/>
        <w:tabs>
          <w:tab w:val="left" w:pos="7830"/>
        </w:tabs>
      </w:pPr>
      <w:bookmarkStart w:id="21" w:name="_Toc256000019"/>
      <w:r>
        <w:t>C.17  VAAR 852.232-72 ELECTRONIC SUBMISSION OF PAYMENT REQUESTS (NOV 2018)</w:t>
      </w:r>
      <w:bookmarkEnd w:id="21"/>
    </w:p>
    <w:p w14:paraId="5DEBA692" w14:textId="77777777" w:rsidR="00630514" w:rsidRDefault="00630514" w:rsidP="00A752A4">
      <w:r>
        <w:t xml:space="preserve">  </w:t>
      </w:r>
      <w:r w:rsidRPr="007338F7">
        <w:t xml:space="preserve">(a) </w:t>
      </w:r>
      <w:r w:rsidRPr="007338F7">
        <w:rPr>
          <w:rFonts w:cs="Melior-Italic"/>
          <w:i/>
          <w:iCs/>
        </w:rPr>
        <w:t xml:space="preserve">Definitions. </w:t>
      </w:r>
      <w:r w:rsidRPr="007338F7">
        <w:t>As used in this clause—</w:t>
      </w:r>
    </w:p>
    <w:p w14:paraId="5DEBA693" w14:textId="77777777" w:rsidR="00630514" w:rsidRDefault="00630514" w:rsidP="00A752A4">
      <w:r>
        <w:t xml:space="preserve">    </w:t>
      </w:r>
      <w:r w:rsidRPr="007338F7">
        <w:t xml:space="preserve">(1) </w:t>
      </w:r>
      <w:r w:rsidRPr="007338F7">
        <w:rPr>
          <w:rFonts w:cs="Melior-Italic"/>
          <w:i/>
          <w:iCs/>
        </w:rPr>
        <w:t xml:space="preserve">Contract financing payment </w:t>
      </w:r>
      <w:r>
        <w:t>has the meaning given in FAR 32.001;</w:t>
      </w:r>
    </w:p>
    <w:p w14:paraId="5DEBA694" w14:textId="77777777" w:rsidR="00630514" w:rsidRDefault="00630514"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DEBA695" w14:textId="77777777" w:rsidR="00630514" w:rsidRDefault="00630514"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DEBA696" w14:textId="77777777" w:rsidR="00630514" w:rsidRDefault="00630514"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DEBA697" w14:textId="77777777" w:rsidR="00630514" w:rsidRDefault="00630514"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DEBA698" w14:textId="77777777" w:rsidR="00630514" w:rsidRPr="007338F7" w:rsidRDefault="00630514"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DEBA699" w14:textId="77777777" w:rsidR="00630514" w:rsidRDefault="00630514"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DEBA69A" w14:textId="77777777" w:rsidR="00630514" w:rsidRDefault="00630514" w:rsidP="00A752A4">
      <w:r>
        <w:t xml:space="preserve">    </w:t>
      </w:r>
      <w:r w:rsidRPr="007338F7">
        <w:t>(1</w:t>
      </w:r>
      <w:r>
        <w:t>) VA’s Electronic Invoice Presentment and Payment System at the current website address provided in the contract.</w:t>
      </w:r>
    </w:p>
    <w:p w14:paraId="5DEBA69B" w14:textId="77777777" w:rsidR="00630514" w:rsidRDefault="00630514"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DEBA69C" w14:textId="77777777" w:rsidR="00630514" w:rsidRDefault="00630514"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DEBA69D" w14:textId="77777777" w:rsidR="00630514" w:rsidRDefault="00630514"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DEBA69E" w14:textId="77777777" w:rsidR="00630514" w:rsidRDefault="00630514" w:rsidP="00A752A4">
      <w:r>
        <w:t xml:space="preserve">    </w:t>
      </w:r>
      <w:r w:rsidRPr="007338F7">
        <w:t>(1) Awa</w:t>
      </w:r>
      <w:r>
        <w:t xml:space="preserve">rds made to foreign vendors for </w:t>
      </w:r>
      <w:r w:rsidRPr="007338F7">
        <w:t>work performed outside the United States;</w:t>
      </w:r>
    </w:p>
    <w:p w14:paraId="5DEBA69F" w14:textId="77777777" w:rsidR="00630514" w:rsidRDefault="00630514"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DEBA6A0" w14:textId="77777777" w:rsidR="00630514" w:rsidRDefault="00630514" w:rsidP="00A752A4">
      <w:r>
        <w:lastRenderedPageBreak/>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DEBA6A1" w14:textId="77777777" w:rsidR="00630514" w:rsidRPr="007338F7" w:rsidRDefault="00630514"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DEBA6A2" w14:textId="77777777" w:rsidR="00630514" w:rsidRDefault="00630514"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DEBA6A3" w14:textId="77777777" w:rsidR="00630514" w:rsidRPr="00A752A4" w:rsidRDefault="00630514" w:rsidP="00A752A4">
      <w:pPr>
        <w:jc w:val="center"/>
      </w:pPr>
      <w:r>
        <w:t>(End of Clause)</w:t>
      </w:r>
    </w:p>
    <w:p w14:paraId="5DEBA6A4" w14:textId="77777777" w:rsidR="00630514" w:rsidRDefault="00630514" w:rsidP="001371D9">
      <w:pPr>
        <w:pStyle w:val="Heading2"/>
      </w:pPr>
      <w:bookmarkStart w:id="22" w:name="_Toc256000020"/>
      <w:r>
        <w:t>C.18  VAAR 852.242-71  ADMINISTRATIVE CONTRACTING OFFICER (OCT 2020)</w:t>
      </w:r>
      <w:bookmarkEnd w:id="22"/>
    </w:p>
    <w:p w14:paraId="5DEBA6A5" w14:textId="77777777" w:rsidR="00630514" w:rsidRPr="001371D9" w:rsidRDefault="0063051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DEBA6A6" w14:textId="77777777" w:rsidR="000B5897" w:rsidRPr="001371D9" w:rsidRDefault="00630514" w:rsidP="001371D9">
      <w:pPr>
        <w:jc w:val="center"/>
        <w:rPr>
          <w:rFonts w:cstheme="minorHAnsi"/>
        </w:rPr>
      </w:pPr>
      <w:r>
        <w:rPr>
          <w:rFonts w:cstheme="minorHAnsi"/>
        </w:rPr>
        <w:t>(End of Clause)</w:t>
      </w:r>
    </w:p>
    <w:p w14:paraId="5DEBA6A7" w14:textId="77777777" w:rsidR="000B5897" w:rsidRDefault="00630514">
      <w:pPr>
        <w:tabs>
          <w:tab w:val="left" w:pos="3240"/>
        </w:tabs>
      </w:pPr>
      <w:r>
        <w:tab/>
        <w:t>(End of Addendum to 52.212-4)</w:t>
      </w:r>
    </w:p>
    <w:p w14:paraId="5DEBA6A8" w14:textId="77777777" w:rsidR="000B5897" w:rsidRDefault="000B5897">
      <w:pPr>
        <w:sectPr w:rsidR="000B5897">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5DEBA6A9" w14:textId="77777777" w:rsidR="00630514" w:rsidRDefault="00630514">
      <w:pPr>
        <w:pageBreakBefore/>
      </w:pPr>
    </w:p>
    <w:p w14:paraId="5DEBA6AA" w14:textId="77777777" w:rsidR="00630514" w:rsidRDefault="00630514">
      <w:pPr>
        <w:pStyle w:val="Heading1"/>
      </w:pPr>
      <w:bookmarkStart w:id="23" w:name="_Toc256000021"/>
      <w:r>
        <w:t>SECTION D - CONTRACT DOCUMENTS, EXHIBITS, OR ATTACHMENTS</w:t>
      </w:r>
      <w:bookmarkEnd w:id="23"/>
    </w:p>
    <w:p w14:paraId="5DEBA6AB" w14:textId="77777777" w:rsidR="00630514" w:rsidRDefault="00630514">
      <w:pPr>
        <w:tabs>
          <w:tab w:val="left" w:pos="1620"/>
        </w:tabs>
        <w:sectPr w:rsidR="00630514">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ab/>
      </w:r>
    </w:p>
    <w:p w14:paraId="5DEBA6AC" w14:textId="77777777" w:rsidR="00630514" w:rsidRDefault="00630514">
      <w:pPr>
        <w:pageBreakBefore/>
      </w:pPr>
    </w:p>
    <w:p w14:paraId="5DEBA6AD" w14:textId="77777777" w:rsidR="00630514" w:rsidRDefault="00630514">
      <w:pPr>
        <w:pStyle w:val="Heading1"/>
      </w:pPr>
      <w:bookmarkStart w:id="24" w:name="_Toc256000022"/>
      <w:r>
        <w:t>SECTION E - SOLICITATION PROVISIONS</w:t>
      </w:r>
      <w:bookmarkEnd w:id="24"/>
    </w:p>
    <w:p w14:paraId="5DEBA6AE" w14:textId="77777777" w:rsidR="00630514" w:rsidRDefault="0063051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6B2" w14:textId="77777777">
        <w:tc>
          <w:tcPr>
            <w:tcW w:w="1440" w:type="dxa"/>
          </w:tcPr>
          <w:p w14:paraId="5DEBA6AF" w14:textId="77777777" w:rsidR="000B5897" w:rsidRDefault="00630514">
            <w:pPr>
              <w:pStyle w:val="ByReference"/>
            </w:pPr>
            <w:r>
              <w:rPr>
                <w:b/>
                <w:u w:val="single"/>
              </w:rPr>
              <w:t>FAR Number</w:t>
            </w:r>
          </w:p>
        </w:tc>
        <w:tc>
          <w:tcPr>
            <w:tcW w:w="6192" w:type="dxa"/>
          </w:tcPr>
          <w:p w14:paraId="5DEBA6B0" w14:textId="77777777" w:rsidR="000B5897" w:rsidRDefault="00630514">
            <w:pPr>
              <w:pStyle w:val="ByReference"/>
            </w:pPr>
            <w:r>
              <w:rPr>
                <w:b/>
                <w:u w:val="single"/>
              </w:rPr>
              <w:t>Title</w:t>
            </w:r>
          </w:p>
        </w:tc>
        <w:tc>
          <w:tcPr>
            <w:tcW w:w="1440" w:type="dxa"/>
          </w:tcPr>
          <w:p w14:paraId="5DEBA6B1" w14:textId="77777777" w:rsidR="000B5897" w:rsidRDefault="00630514">
            <w:pPr>
              <w:pStyle w:val="ByReference"/>
            </w:pPr>
            <w:r>
              <w:rPr>
                <w:b/>
                <w:u w:val="single"/>
              </w:rPr>
              <w:t>Date</w:t>
            </w:r>
          </w:p>
        </w:tc>
      </w:tr>
      <w:tr w:rsidR="000B5897" w14:paraId="5DEBA6B6" w14:textId="77777777">
        <w:tc>
          <w:tcPr>
            <w:tcW w:w="1440" w:type="dxa"/>
          </w:tcPr>
          <w:p w14:paraId="5DEBA6B3" w14:textId="77777777" w:rsidR="000B5897" w:rsidRDefault="00630514">
            <w:pPr>
              <w:pStyle w:val="ByReference"/>
            </w:pPr>
            <w:r>
              <w:t>52.212-1</w:t>
            </w:r>
          </w:p>
        </w:tc>
        <w:tc>
          <w:tcPr>
            <w:tcW w:w="6192" w:type="dxa"/>
          </w:tcPr>
          <w:p w14:paraId="5DEBA6B4" w14:textId="77777777" w:rsidR="000B5897" w:rsidRDefault="00630514">
            <w:pPr>
              <w:pStyle w:val="ByReference"/>
            </w:pPr>
            <w:r>
              <w:t>INSTRUCTIONS TO OFFERORS—COMMERCIAL PRODUCTS AND COMMERCIAL SERVICES (DEVIATION)</w:t>
            </w:r>
          </w:p>
        </w:tc>
        <w:tc>
          <w:tcPr>
            <w:tcW w:w="1440" w:type="dxa"/>
          </w:tcPr>
          <w:p w14:paraId="5DEBA6B5" w14:textId="77777777" w:rsidR="000B5897" w:rsidRDefault="00630514">
            <w:pPr>
              <w:pStyle w:val="ByReference"/>
            </w:pPr>
            <w:r>
              <w:t>OCT 2025</w:t>
            </w:r>
          </w:p>
        </w:tc>
      </w:tr>
    </w:tbl>
    <w:p w14:paraId="5DEBA6B7" w14:textId="77777777" w:rsidR="00630514" w:rsidRDefault="00630514">
      <w:r>
        <w:t>ADDENDUM to FAR 52.212-1 INSTRUCTIONS TO OFFERORS—COMMERCIAL PRODUCTS AND COMMERCIAL SERVICES</w:t>
      </w:r>
    </w:p>
    <w:p w14:paraId="5DEBA6B8" w14:textId="77777777" w:rsidR="00630514" w:rsidRDefault="00630514">
      <w:r>
        <w:t xml:space="preserve">  Provisions that are incorporated by reference (by Citation Number, Title, and Date), have the same force and effect as if they were given in full text. Upon request, the Contracting Officer will make their full text available.</w:t>
      </w:r>
    </w:p>
    <w:p w14:paraId="5DEBA6B9" w14:textId="77777777" w:rsidR="00630514" w:rsidRDefault="00630514">
      <w:r>
        <w:t xml:space="preserve">  The following provisions are incorporated into 52.212-1 as an addendum to this solicitation:</w:t>
      </w:r>
    </w:p>
    <w:p w14:paraId="5DEBA6BA" w14:textId="77777777" w:rsidR="00630514" w:rsidRDefault="00630514" w:rsidP="00B16050">
      <w:pPr>
        <w:spacing w:after="0" w:line="240" w:lineRule="auto"/>
      </w:pPr>
      <w:r>
        <w:t>A</w:t>
      </w:r>
    </w:p>
    <w:p w14:paraId="5DEBA6BB" w14:textId="77777777" w:rsidR="00630514" w:rsidRDefault="00630514" w:rsidP="00B16050">
      <w:pPr>
        <w:spacing w:after="0" w:line="240" w:lineRule="auto"/>
      </w:pPr>
      <w:r>
        <w:t>Reference paragraph (c) period for acceptance of quotes: delete “30 calendar days” and insert</w:t>
      </w:r>
    </w:p>
    <w:p w14:paraId="5DEBA6BC" w14:textId="77777777" w:rsidR="00630514" w:rsidRDefault="00630514" w:rsidP="00B16050">
      <w:pPr>
        <w:spacing w:after="0" w:line="240" w:lineRule="auto"/>
      </w:pPr>
      <w:r>
        <w:t>“60 calendar days” in its place.</w:t>
      </w:r>
    </w:p>
    <w:p w14:paraId="5DEBA6BD" w14:textId="77777777" w:rsidR="00630514" w:rsidRDefault="00630514" w:rsidP="00B16050">
      <w:pPr>
        <w:spacing w:after="0" w:line="240" w:lineRule="auto"/>
      </w:pPr>
      <w:r>
        <w:t>The following paragraphs are hereby deleted from this provision: (d) product samples, (e)</w:t>
      </w:r>
    </w:p>
    <w:p w14:paraId="5DEBA6BE" w14:textId="77777777" w:rsidR="00630514" w:rsidRDefault="00630514" w:rsidP="00B16050">
      <w:pPr>
        <w:spacing w:after="0" w:line="240" w:lineRule="auto"/>
      </w:pPr>
      <w:r>
        <w:t>multiple offers, and (h) multiple awards.</w:t>
      </w:r>
    </w:p>
    <w:p w14:paraId="5DEBA6BF" w14:textId="77777777" w:rsidR="00630514" w:rsidRDefault="00630514" w:rsidP="00B16050">
      <w:pPr>
        <w:spacing w:after="0" w:line="240" w:lineRule="auto"/>
      </w:pPr>
    </w:p>
    <w:p w14:paraId="5DEBA6C0" w14:textId="77777777" w:rsidR="00630514" w:rsidRDefault="00630514" w:rsidP="00B16050">
      <w:pPr>
        <w:spacing w:after="0" w:line="240" w:lineRule="auto"/>
      </w:pPr>
      <w:r>
        <w:t>I. Quote Submission Instructions:</w:t>
      </w:r>
    </w:p>
    <w:p w14:paraId="5DEBA6C1" w14:textId="77777777" w:rsidR="00630514" w:rsidRDefault="00630514" w:rsidP="00B16050">
      <w:pPr>
        <w:spacing w:after="0" w:line="240" w:lineRule="auto"/>
        <w:ind w:left="360"/>
      </w:pPr>
    </w:p>
    <w:p w14:paraId="5DEBA6C2" w14:textId="77777777" w:rsidR="00630514" w:rsidRDefault="00630514" w:rsidP="00B16050">
      <w:pPr>
        <w:spacing w:after="0" w:line="240" w:lineRule="auto"/>
        <w:ind w:left="360"/>
        <w:rPr>
          <w:b/>
          <w:bCs/>
        </w:rPr>
      </w:pPr>
      <w:r>
        <w:t xml:space="preserve">A. Failure to follow the instructions below may result in elimination from award consideration. </w:t>
      </w:r>
      <w:r w:rsidRPr="00F95DC7">
        <w:rPr>
          <w:b/>
          <w:bCs/>
          <w:highlight w:val="yellow"/>
        </w:rPr>
        <w:t>The Contracting Officer will make no assumptions regarding your quote.</w:t>
      </w:r>
    </w:p>
    <w:p w14:paraId="5DEBA6C3" w14:textId="77777777" w:rsidR="00630514" w:rsidRDefault="00630514" w:rsidP="00B16050">
      <w:pPr>
        <w:spacing w:after="0" w:line="240" w:lineRule="auto"/>
        <w:ind w:left="360"/>
      </w:pPr>
    </w:p>
    <w:p w14:paraId="5DEBA6C4" w14:textId="77777777" w:rsidR="00630514" w:rsidRDefault="00630514" w:rsidP="00B16050">
      <w:pPr>
        <w:spacing w:after="0" w:line="240" w:lineRule="auto"/>
        <w:ind w:left="720"/>
      </w:pPr>
      <w:r>
        <w:t xml:space="preserve">1) Quotes shall be submitted by email only.  Multiple emails are acceptable and may be required due to file sizes.  Links to websites that contain any required information are </w:t>
      </w:r>
      <w:r w:rsidRPr="004252E7">
        <w:rPr>
          <w:b/>
          <w:bCs/>
        </w:rPr>
        <w:t xml:space="preserve">not </w:t>
      </w:r>
      <w:r>
        <w:t xml:space="preserve">acceptable and may lead to a determination that your quote will not move forward for award consideration. </w:t>
      </w:r>
    </w:p>
    <w:p w14:paraId="5DEBA6C5" w14:textId="77777777" w:rsidR="00630514" w:rsidRDefault="00630514" w:rsidP="00B16050">
      <w:pPr>
        <w:spacing w:after="0" w:line="240" w:lineRule="auto"/>
        <w:ind w:left="720"/>
      </w:pPr>
    </w:p>
    <w:p w14:paraId="5DEBA6C6" w14:textId="77777777" w:rsidR="00630514" w:rsidRDefault="00630514" w:rsidP="00B16050">
      <w:pPr>
        <w:spacing w:after="0" w:line="240" w:lineRule="auto"/>
        <w:ind w:left="720"/>
      </w:pPr>
      <w:r>
        <w:t>2) All quotes shall include one (1) separate electronic copy of each of the Section listed below. One file that combines all attachments is not acceptable may lead to a determination that your quote will not move forward for award consideration.</w:t>
      </w:r>
    </w:p>
    <w:p w14:paraId="5DEBA6C7" w14:textId="77777777" w:rsidR="00630514" w:rsidRDefault="00630514" w:rsidP="00B16050">
      <w:pPr>
        <w:spacing w:after="0" w:line="240" w:lineRule="auto"/>
        <w:ind w:left="720"/>
      </w:pPr>
    </w:p>
    <w:p w14:paraId="5DEBA6C8" w14:textId="77777777" w:rsidR="00630514" w:rsidRDefault="00630514" w:rsidP="00B16050">
      <w:pPr>
        <w:spacing w:after="0" w:line="240" w:lineRule="auto"/>
        <w:ind w:left="1080"/>
      </w:pPr>
      <w:r>
        <w:t xml:space="preserve">a) The Sections must be clearly identified as described below in c) (either as the title of the document or on the actual document) because as stated above, no assumptions will be made. </w:t>
      </w:r>
    </w:p>
    <w:p w14:paraId="5DEBA6C9" w14:textId="77777777" w:rsidR="00630514" w:rsidRDefault="00630514" w:rsidP="00B16050">
      <w:pPr>
        <w:spacing w:after="0" w:line="240" w:lineRule="auto"/>
        <w:ind w:left="1080"/>
      </w:pPr>
    </w:p>
    <w:p w14:paraId="5DEBA6CA" w14:textId="77777777" w:rsidR="00630514" w:rsidRDefault="00630514" w:rsidP="00B16050">
      <w:pPr>
        <w:spacing w:after="0" w:line="240" w:lineRule="auto"/>
        <w:ind w:left="1080"/>
      </w:pPr>
      <w:r>
        <w:t xml:space="preserve">b) If necessary, vendors can include more than one of each attachment (especially if the files are too large). If multiple documents are required, please label accordingly (for example, “Section 1 Administrative part 1” “Section 1 Administrative part 2”). </w:t>
      </w:r>
    </w:p>
    <w:p w14:paraId="5DEBA6CB" w14:textId="77777777" w:rsidR="00630514" w:rsidRDefault="00630514" w:rsidP="00B16050">
      <w:pPr>
        <w:spacing w:after="0" w:line="240" w:lineRule="auto"/>
        <w:ind w:left="720"/>
      </w:pPr>
    </w:p>
    <w:p w14:paraId="5DEBA6CC" w14:textId="77777777" w:rsidR="00630514" w:rsidRDefault="00630514" w:rsidP="00B16050">
      <w:pPr>
        <w:spacing w:after="0" w:line="240" w:lineRule="auto"/>
        <w:ind w:left="1080"/>
      </w:pPr>
      <w:r>
        <w:t>c) The following shall be a list of your attachments and represent your separate documents:</w:t>
      </w:r>
    </w:p>
    <w:p w14:paraId="5DEBA6CD" w14:textId="77777777" w:rsidR="00630514" w:rsidRDefault="00630514" w:rsidP="00B16050">
      <w:pPr>
        <w:spacing w:after="0" w:line="240" w:lineRule="auto"/>
        <w:ind w:left="1080"/>
      </w:pPr>
    </w:p>
    <w:p w14:paraId="5DEBA6CE" w14:textId="77777777" w:rsidR="00630514" w:rsidRDefault="00630514" w:rsidP="00B16050">
      <w:pPr>
        <w:spacing w:after="0" w:line="240" w:lineRule="auto"/>
        <w:ind w:left="1080"/>
      </w:pPr>
      <w:r>
        <w:t>Section 1 Administrative</w:t>
      </w:r>
    </w:p>
    <w:p w14:paraId="5DEBA6CF" w14:textId="77777777" w:rsidR="00630514" w:rsidRDefault="00630514" w:rsidP="00B16050">
      <w:pPr>
        <w:spacing w:after="0" w:line="240" w:lineRule="auto"/>
        <w:ind w:left="1080"/>
      </w:pPr>
      <w:r>
        <w:t>Section 2 Technical</w:t>
      </w:r>
    </w:p>
    <w:p w14:paraId="5DEBA6D0" w14:textId="77777777" w:rsidR="00630514" w:rsidRDefault="00630514" w:rsidP="00B16050">
      <w:pPr>
        <w:spacing w:after="0" w:line="240" w:lineRule="auto"/>
        <w:ind w:left="1080"/>
      </w:pPr>
      <w:r>
        <w:t>Section 2 Qualification Support Docs(documents excluded from page count only)</w:t>
      </w:r>
    </w:p>
    <w:p w14:paraId="5DEBA6D1" w14:textId="77777777" w:rsidR="00630514" w:rsidRDefault="00630514" w:rsidP="00B16050">
      <w:pPr>
        <w:spacing w:after="0" w:line="240" w:lineRule="auto"/>
        <w:ind w:left="1080"/>
      </w:pPr>
      <w:r>
        <w:lastRenderedPageBreak/>
        <w:t>Section 2 Certifying Statement (not included in page count)</w:t>
      </w:r>
    </w:p>
    <w:p w14:paraId="5DEBA6D2" w14:textId="77777777" w:rsidR="00630514" w:rsidRDefault="00630514" w:rsidP="00B16050">
      <w:pPr>
        <w:spacing w:after="0" w:line="240" w:lineRule="auto"/>
        <w:ind w:left="1080"/>
      </w:pPr>
      <w:r>
        <w:t>Section 2 QA Plan</w:t>
      </w:r>
    </w:p>
    <w:p w14:paraId="5DEBA6D3" w14:textId="77777777" w:rsidR="00630514" w:rsidRDefault="00630514" w:rsidP="00B16050">
      <w:pPr>
        <w:spacing w:after="0" w:line="240" w:lineRule="auto"/>
        <w:ind w:left="1080"/>
      </w:pPr>
      <w:r>
        <w:t>Section 2 Staffing Plan</w:t>
      </w:r>
    </w:p>
    <w:p w14:paraId="5DEBA6D4" w14:textId="77777777" w:rsidR="00630514" w:rsidRDefault="00630514" w:rsidP="00B16050">
      <w:pPr>
        <w:spacing w:after="0" w:line="240" w:lineRule="auto"/>
        <w:ind w:left="1080"/>
      </w:pPr>
      <w:r>
        <w:t>Section 3 Redacted Technical</w:t>
      </w:r>
    </w:p>
    <w:p w14:paraId="5DEBA6D5" w14:textId="77777777" w:rsidR="00630514" w:rsidRDefault="00630514" w:rsidP="00B16050">
      <w:pPr>
        <w:spacing w:after="0" w:line="240" w:lineRule="auto"/>
        <w:ind w:left="1080"/>
      </w:pPr>
      <w:r>
        <w:t>Section 3 Redacted Qualification Support Docs (documents excluded from page count only)</w:t>
      </w:r>
    </w:p>
    <w:p w14:paraId="5DEBA6D6" w14:textId="77777777" w:rsidR="00630514" w:rsidRDefault="00630514" w:rsidP="00B16050">
      <w:pPr>
        <w:spacing w:after="0" w:line="240" w:lineRule="auto"/>
        <w:ind w:left="1080"/>
      </w:pPr>
      <w:r>
        <w:t>Section 3 Redacted Certifying Statement (not included in page count)</w:t>
      </w:r>
    </w:p>
    <w:p w14:paraId="5DEBA6D7" w14:textId="77777777" w:rsidR="00630514" w:rsidRDefault="00630514" w:rsidP="00B16050">
      <w:pPr>
        <w:spacing w:after="0" w:line="240" w:lineRule="auto"/>
        <w:ind w:left="1080"/>
      </w:pPr>
      <w:r>
        <w:t>Section 3 Redacted QA Plan</w:t>
      </w:r>
    </w:p>
    <w:p w14:paraId="5DEBA6D8" w14:textId="77777777" w:rsidR="00630514" w:rsidRDefault="00630514" w:rsidP="00B16050">
      <w:pPr>
        <w:spacing w:after="0" w:line="240" w:lineRule="auto"/>
        <w:ind w:left="1080"/>
      </w:pPr>
      <w:r>
        <w:t>Section 3 Staffing Plan</w:t>
      </w:r>
    </w:p>
    <w:p w14:paraId="5DEBA6D9" w14:textId="77777777" w:rsidR="00630514" w:rsidRDefault="00630514" w:rsidP="00B16050">
      <w:pPr>
        <w:spacing w:after="0" w:line="240" w:lineRule="auto"/>
        <w:ind w:left="1080"/>
      </w:pPr>
      <w:r>
        <w:t xml:space="preserve">Section 4 GFP Plan </w:t>
      </w:r>
    </w:p>
    <w:p w14:paraId="5DEBA6DA" w14:textId="77777777" w:rsidR="00630514" w:rsidRDefault="00630514" w:rsidP="00B16050">
      <w:pPr>
        <w:spacing w:after="0" w:line="240" w:lineRule="auto"/>
        <w:ind w:left="1080"/>
      </w:pPr>
      <w:r>
        <w:t>Section 5 Price</w:t>
      </w:r>
    </w:p>
    <w:p w14:paraId="5DEBA6DB" w14:textId="77777777" w:rsidR="00630514" w:rsidRDefault="00630514" w:rsidP="00B16050">
      <w:pPr>
        <w:spacing w:after="0" w:line="240" w:lineRule="auto"/>
        <w:ind w:left="1080"/>
      </w:pPr>
      <w:r>
        <w:t>Section 6 Past Performance</w:t>
      </w:r>
    </w:p>
    <w:p w14:paraId="5DEBA6DC" w14:textId="77777777" w:rsidR="00630514" w:rsidRDefault="00630514" w:rsidP="00B16050">
      <w:pPr>
        <w:spacing w:after="0" w:line="240" w:lineRule="auto"/>
        <w:ind w:left="1080"/>
      </w:pPr>
    </w:p>
    <w:p w14:paraId="5DEBA6DD" w14:textId="77777777" w:rsidR="00630514" w:rsidRDefault="00630514" w:rsidP="00B16050">
      <w:pPr>
        <w:spacing w:after="0" w:line="240" w:lineRule="auto"/>
        <w:ind w:left="1080"/>
      </w:pPr>
      <w:r>
        <w:t>d) Additional documentation will not be accepted or considered.</w:t>
      </w:r>
    </w:p>
    <w:p w14:paraId="5DEBA6DE" w14:textId="77777777" w:rsidR="00630514" w:rsidRDefault="00630514" w:rsidP="00B16050">
      <w:pPr>
        <w:spacing w:after="0" w:line="240" w:lineRule="auto"/>
        <w:ind w:left="1080"/>
      </w:pPr>
    </w:p>
    <w:p w14:paraId="5DEBA6DF" w14:textId="77777777" w:rsidR="00630514" w:rsidRDefault="00630514" w:rsidP="00B16050">
      <w:pPr>
        <w:spacing w:after="0" w:line="240" w:lineRule="auto"/>
        <w:ind w:left="720"/>
      </w:pPr>
    </w:p>
    <w:p w14:paraId="5DEBA6E0" w14:textId="77777777" w:rsidR="00630514" w:rsidRDefault="00630514" w:rsidP="00B16050">
      <w:pPr>
        <w:spacing w:after="0" w:line="240" w:lineRule="auto"/>
        <w:ind w:left="720"/>
      </w:pPr>
      <w:r>
        <w:t>3) No price information shall be included in the technical section (Section II and III). If pricing information is found in the technical section, the quote may automatically be considered unacceptable and not evaluated.</w:t>
      </w:r>
    </w:p>
    <w:p w14:paraId="5DEBA6E1" w14:textId="77777777" w:rsidR="00630514" w:rsidRDefault="00630514" w:rsidP="00B16050">
      <w:pPr>
        <w:spacing w:after="0" w:line="240" w:lineRule="auto"/>
        <w:ind w:left="720"/>
      </w:pPr>
    </w:p>
    <w:p w14:paraId="5DEBA6E2" w14:textId="77777777" w:rsidR="00630514" w:rsidRDefault="00630514" w:rsidP="00B16050">
      <w:pPr>
        <w:spacing w:after="0" w:line="240" w:lineRule="auto"/>
        <w:ind w:left="720"/>
      </w:pPr>
      <w:r>
        <w:t>4) Font size should be limited to 12pt. Margins should be 1 inch.</w:t>
      </w:r>
    </w:p>
    <w:p w14:paraId="5DEBA6E3" w14:textId="77777777" w:rsidR="00630514" w:rsidRDefault="00630514" w:rsidP="00B16050">
      <w:pPr>
        <w:spacing w:after="0" w:line="240" w:lineRule="auto"/>
        <w:ind w:left="720"/>
      </w:pPr>
    </w:p>
    <w:p w14:paraId="5DEBA6E4" w14:textId="77777777" w:rsidR="00630514" w:rsidRDefault="00630514" w:rsidP="00B16050">
      <w:pPr>
        <w:spacing w:after="0" w:line="240" w:lineRule="auto"/>
        <w:ind w:left="360"/>
      </w:pPr>
      <w:r>
        <w:t>B. Section I Administrative/Regulatory Page limit: None. Please be advised that this Section is not sent for technical evaluation.</w:t>
      </w:r>
    </w:p>
    <w:p w14:paraId="5DEBA6E5" w14:textId="77777777" w:rsidR="00630514" w:rsidRDefault="00630514" w:rsidP="00B16050">
      <w:pPr>
        <w:spacing w:after="0" w:line="240" w:lineRule="auto"/>
        <w:ind w:left="360"/>
      </w:pPr>
    </w:p>
    <w:p w14:paraId="5DEBA6E6" w14:textId="77777777" w:rsidR="00630514" w:rsidRDefault="00630514" w:rsidP="00B16050">
      <w:pPr>
        <w:spacing w:after="0" w:line="240" w:lineRule="auto"/>
        <w:ind w:left="720"/>
      </w:pPr>
      <w:r>
        <w:t xml:space="preserve">1) Copy of completed certifications and representations located in SAM, or an indication that said certifications and representations are current and located in the SAM database. </w:t>
      </w:r>
    </w:p>
    <w:p w14:paraId="5DEBA6E7" w14:textId="77777777" w:rsidR="00630514" w:rsidRDefault="00630514" w:rsidP="00B16050">
      <w:pPr>
        <w:spacing w:after="0" w:line="240" w:lineRule="auto"/>
        <w:ind w:left="720"/>
      </w:pPr>
    </w:p>
    <w:p w14:paraId="5DEBA6E8" w14:textId="77777777" w:rsidR="00630514" w:rsidRDefault="00630514" w:rsidP="00B16050">
      <w:pPr>
        <w:spacing w:after="0" w:line="240" w:lineRule="auto"/>
        <w:ind w:left="720"/>
      </w:pPr>
      <w:r>
        <w:t xml:space="preserve">2) Signed acknowledgements of amendments (SF30 first page only). Applicable only if any amendments are issued against this solicitation. </w:t>
      </w:r>
    </w:p>
    <w:p w14:paraId="5DEBA6E9" w14:textId="77777777" w:rsidR="00630514" w:rsidRDefault="00630514" w:rsidP="00B16050">
      <w:pPr>
        <w:spacing w:after="0" w:line="240" w:lineRule="auto"/>
        <w:ind w:left="720"/>
      </w:pPr>
    </w:p>
    <w:p w14:paraId="5DEBA6EA" w14:textId="77777777" w:rsidR="00630514" w:rsidRDefault="00630514" w:rsidP="00B16050">
      <w:pPr>
        <w:spacing w:after="0" w:line="240" w:lineRule="auto"/>
        <w:ind w:left="720"/>
      </w:pPr>
      <w:r>
        <w:t xml:space="preserve">3) Include SAM UEI number.  In accordance with RFO 4.203-1(b) offerors must be registered in the System for Award Management (SAM) database at time of quote submission and at time of award. Registration may be done online at: www.acquisition.gov or </w:t>
      </w:r>
      <w:hyperlink r:id="rId43" w:history="1">
        <w:r w:rsidRPr="00A454E4">
          <w:rPr>
            <w:rStyle w:val="Hyperlink"/>
          </w:rPr>
          <w:t>www.sam.gov</w:t>
        </w:r>
      </w:hyperlink>
      <w:r>
        <w:t>. No exceptions will be made, offerors who do not meet this criteria will be automatically excluded from competition.</w:t>
      </w:r>
    </w:p>
    <w:p w14:paraId="5DEBA6EB" w14:textId="77777777" w:rsidR="00630514" w:rsidRDefault="00630514" w:rsidP="00B16050">
      <w:pPr>
        <w:spacing w:after="0" w:line="240" w:lineRule="auto"/>
        <w:ind w:left="720"/>
      </w:pPr>
    </w:p>
    <w:p w14:paraId="5DEBA6EC" w14:textId="63B09BC2" w:rsidR="00630514" w:rsidRDefault="00630514" w:rsidP="00B16050">
      <w:pPr>
        <w:spacing w:after="0" w:line="240" w:lineRule="auto"/>
        <w:ind w:left="720"/>
      </w:pPr>
      <w:r>
        <w:t>4) 4) VAAR 852.219-7</w:t>
      </w:r>
      <w:del w:id="25" w:author="Kale, Renee L." w:date="2026-08-06T09:27:00Z" w16du:dateUtc="2026-08-06T13:27:00Z">
        <w:r w:rsidDel="005B1D73">
          <w:delText>7</w:delText>
        </w:r>
      </w:del>
      <w:ins w:id="26" w:author="Kale, Renee L." w:date="2026-08-06T09:27:00Z" w16du:dateUtc="2026-08-06T13:27:00Z">
        <w:r w:rsidR="005B1D73">
          <w:t>5</w:t>
        </w:r>
      </w:ins>
      <w:r>
        <w:t>,</w:t>
      </w:r>
      <w:r w:rsidRPr="00247C7D">
        <w:t xml:space="preserve"> VA Notice of Limitations on Subcontracting - Certificate of Compliance: To be eligible for evaluation and consideration for award, offerors must return the </w:t>
      </w:r>
      <w:r w:rsidRPr="0006601B">
        <w:rPr>
          <w:b/>
          <w:bCs/>
          <w:i/>
          <w:iCs/>
        </w:rPr>
        <w:t>entire</w:t>
      </w:r>
      <w:r w:rsidRPr="00247C7D">
        <w:t xml:space="preserve"> Limitations on Subcontracting Certificate of Compliance</w:t>
      </w:r>
      <w:r>
        <w:t xml:space="preserve"> </w:t>
      </w:r>
      <w:r w:rsidRPr="00247C7D">
        <w:t>clause containing a fully completed certification at the time offers are due or the offer will be rejected and not forwarded for evaluation. In addition to completing the offeror ‘fill-in’ requirements for this clause, offerors must insert the offeror’s name in the brackets containing the following verbiage “[</w:t>
      </w:r>
      <w:r w:rsidRPr="00247C7D">
        <w:rPr>
          <w:i/>
          <w:iCs/>
        </w:rPr>
        <w:t>Insert Name of Offeror</w:t>
      </w:r>
      <w:r w:rsidRPr="00247C7D">
        <w:t>]” to have a fully completed certification.</w:t>
      </w:r>
    </w:p>
    <w:p w14:paraId="5DEBA6ED" w14:textId="77777777" w:rsidR="00630514" w:rsidRDefault="00630514" w:rsidP="00B16050">
      <w:pPr>
        <w:spacing w:after="0" w:line="240" w:lineRule="auto"/>
        <w:ind w:left="720"/>
      </w:pPr>
    </w:p>
    <w:p w14:paraId="5DEBA6EE" w14:textId="77777777" w:rsidR="00630514" w:rsidRDefault="00630514" w:rsidP="003305C2">
      <w:pPr>
        <w:spacing w:after="0" w:line="240" w:lineRule="auto"/>
        <w:ind w:left="360"/>
      </w:pPr>
      <w:r>
        <w:t xml:space="preserve">C. Section II Technical Please Note this section is not sent for Technical Evaluation. Page limit: ten pages including any coversheets and table of contents. Other exclusions to the page count are noted below. After ten pages the Contracting Officer will eliminate additional pages from the end of the document regardless of content. </w:t>
      </w:r>
    </w:p>
    <w:p w14:paraId="5DEBA6EF" w14:textId="77777777" w:rsidR="00630514" w:rsidRDefault="00630514" w:rsidP="00B16050">
      <w:pPr>
        <w:spacing w:after="0" w:line="240" w:lineRule="auto"/>
        <w:ind w:left="360"/>
      </w:pPr>
    </w:p>
    <w:p w14:paraId="5DEBA6F0" w14:textId="77777777" w:rsidR="00630514" w:rsidRDefault="00630514" w:rsidP="003305C2">
      <w:pPr>
        <w:spacing w:after="0" w:line="240" w:lineRule="auto"/>
        <w:ind w:left="720"/>
      </w:pPr>
      <w:r>
        <w:t xml:space="preserve">1) Notes: </w:t>
      </w:r>
    </w:p>
    <w:p w14:paraId="5DEBA6F1" w14:textId="77777777" w:rsidR="00630514" w:rsidRDefault="00630514" w:rsidP="003305C2">
      <w:pPr>
        <w:spacing w:after="0" w:line="240" w:lineRule="auto"/>
        <w:ind w:left="1080"/>
      </w:pPr>
      <w:r>
        <w:t xml:space="preserve">a). The Coversheet is defined by its function and is limited to one page and shall include no narrative. If any narrative is included on the cover sheet it will </w:t>
      </w:r>
      <w:r>
        <w:lastRenderedPageBreak/>
        <w:t xml:space="preserve">automatically be considered as part of the technical narrative and included in the page count. </w:t>
      </w:r>
    </w:p>
    <w:p w14:paraId="5DEBA6F2" w14:textId="77777777" w:rsidR="00630514" w:rsidRDefault="00630514" w:rsidP="003305C2">
      <w:pPr>
        <w:spacing w:after="0" w:line="240" w:lineRule="auto"/>
        <w:ind w:left="1080"/>
      </w:pPr>
    </w:p>
    <w:p w14:paraId="5DEBA6F3" w14:textId="77777777" w:rsidR="00630514" w:rsidRDefault="00630514" w:rsidP="003305C2">
      <w:pPr>
        <w:spacing w:after="0" w:line="240" w:lineRule="auto"/>
        <w:ind w:left="1080"/>
      </w:pPr>
      <w:r>
        <w:t>b). Table of contents is defined by its function and is limited to one page and shall include no narrative. If any narrative is included on the table of contents it will automatically be considered as part of the technical narrative and included in the page count.</w:t>
      </w:r>
    </w:p>
    <w:p w14:paraId="5DEBA6F4" w14:textId="77777777" w:rsidR="00630514" w:rsidRDefault="00630514" w:rsidP="003305C2">
      <w:pPr>
        <w:spacing w:after="0" w:line="240" w:lineRule="auto"/>
        <w:ind w:left="1080"/>
      </w:pPr>
    </w:p>
    <w:p w14:paraId="5DEBA6F5" w14:textId="77777777" w:rsidR="00630514" w:rsidRDefault="00630514" w:rsidP="003305C2">
      <w:pPr>
        <w:spacing w:after="0" w:line="240" w:lineRule="auto"/>
        <w:ind w:left="1080"/>
      </w:pPr>
      <w:r>
        <w:t xml:space="preserve">c). As no assumptions are to be made, any text considered to be a narrative regardless of content will automatically be considered narrative and the page will be included in the page count. </w:t>
      </w:r>
    </w:p>
    <w:p w14:paraId="5DEBA6F6" w14:textId="77777777" w:rsidR="00630514" w:rsidRDefault="00630514" w:rsidP="00B16050">
      <w:pPr>
        <w:spacing w:after="0" w:line="240" w:lineRule="auto"/>
        <w:ind w:left="360"/>
      </w:pPr>
    </w:p>
    <w:p w14:paraId="5DEBA6F7" w14:textId="77777777" w:rsidR="00630514" w:rsidRDefault="00630514" w:rsidP="00B16050">
      <w:pPr>
        <w:spacing w:after="0" w:line="240" w:lineRule="auto"/>
        <w:ind w:left="360"/>
      </w:pPr>
    </w:p>
    <w:p w14:paraId="5DEBA6F8" w14:textId="77777777" w:rsidR="00630514" w:rsidRDefault="00630514" w:rsidP="00B16050">
      <w:pPr>
        <w:spacing w:after="0" w:line="240" w:lineRule="auto"/>
        <w:ind w:left="720"/>
      </w:pPr>
      <w:r>
        <w:t xml:space="preserve">1) Vendors shall provide a narrative which fully demonstrates </w:t>
      </w:r>
      <w:r w:rsidRPr="003305C2">
        <w:rPr>
          <w:b/>
          <w:bCs/>
          <w:i/>
          <w:iCs/>
          <w:u w:val="single"/>
        </w:rPr>
        <w:t>how</w:t>
      </w:r>
      <w:r>
        <w:t xml:space="preserve"> the offeror intends to meet the requirements of the Performance Work Statement (PWS). The following should </w:t>
      </w:r>
      <w:r w:rsidRPr="00F7639D">
        <w:rPr>
          <w:b/>
          <w:bCs/>
          <w:i/>
          <w:iCs/>
          <w:highlight w:val="yellow"/>
          <w:u w:val="single"/>
        </w:rPr>
        <w:t>also</w:t>
      </w:r>
      <w:r>
        <w:t xml:space="preserve"> be submitted:</w:t>
      </w:r>
    </w:p>
    <w:p w14:paraId="5DEBA6F9" w14:textId="77777777" w:rsidR="00630514" w:rsidRDefault="00630514" w:rsidP="00B16050">
      <w:pPr>
        <w:spacing w:after="0" w:line="240" w:lineRule="auto"/>
        <w:ind w:left="720"/>
      </w:pPr>
    </w:p>
    <w:p w14:paraId="5DEBA6FA" w14:textId="77777777" w:rsidR="00630514" w:rsidRDefault="00630514" w:rsidP="00B16050">
      <w:pPr>
        <w:spacing w:after="0" w:line="240" w:lineRule="auto"/>
        <w:ind w:left="1080"/>
      </w:pPr>
      <w:r>
        <w:t xml:space="preserve">a) Narrative that describes how the vendor will complete the technical requirements outlined in 4.0 and 5.0 of the PWS. </w:t>
      </w:r>
    </w:p>
    <w:p w14:paraId="5DEBA6FB" w14:textId="77777777" w:rsidR="00630514" w:rsidRDefault="00630514" w:rsidP="00B16050">
      <w:pPr>
        <w:spacing w:after="0" w:line="240" w:lineRule="auto"/>
        <w:ind w:left="1080"/>
      </w:pPr>
    </w:p>
    <w:p w14:paraId="5DEBA6FC" w14:textId="77777777" w:rsidR="00630514" w:rsidRDefault="00630514" w:rsidP="00B16050">
      <w:pPr>
        <w:spacing w:after="0" w:line="240" w:lineRule="auto"/>
        <w:ind w:left="1080"/>
      </w:pPr>
      <w:r>
        <w:t xml:space="preserve">b) </w:t>
      </w:r>
      <w:r w:rsidRPr="00F7639D">
        <w:t xml:space="preserve">Narrative that addresses the qualifications </w:t>
      </w:r>
      <w:r>
        <w:t xml:space="preserve">and experience </w:t>
      </w:r>
      <w:r w:rsidRPr="00F7639D">
        <w:t xml:space="preserve">outlined in </w:t>
      </w:r>
      <w:r>
        <w:t>PWS 7.0</w:t>
      </w:r>
      <w:r w:rsidRPr="00F7639D">
        <w:t xml:space="preserve"> to include certifications if applicable. (Certifications</w:t>
      </w:r>
      <w:r>
        <w:t xml:space="preserve">, resumes/CV and other documentation supporting this narrative are </w:t>
      </w:r>
      <w:r w:rsidRPr="00F7639D">
        <w:t xml:space="preserve">not included in the page count and labeled </w:t>
      </w:r>
      <w:r>
        <w:t xml:space="preserve">IAW A, 2) c) above). Note, providing links or stating “certificates available upon request” are not acceptable responses. </w:t>
      </w:r>
    </w:p>
    <w:p w14:paraId="5DEBA6FD" w14:textId="77777777" w:rsidR="00630514" w:rsidRDefault="00630514" w:rsidP="00B16050">
      <w:pPr>
        <w:spacing w:after="0" w:line="240" w:lineRule="auto"/>
        <w:ind w:left="1080"/>
      </w:pPr>
    </w:p>
    <w:p w14:paraId="5DEBA6FE" w14:textId="77777777" w:rsidR="00630514" w:rsidRDefault="00630514" w:rsidP="00B16050">
      <w:pPr>
        <w:spacing w:after="0" w:line="240" w:lineRule="auto"/>
        <w:ind w:left="1080"/>
      </w:pPr>
      <w:r>
        <w:t xml:space="preserve">c) A statement certifying that all employees will, for the life of the resultant contract, hold the same or better qualifications and certifications as those proposed in their technical quote. </w:t>
      </w:r>
      <w:r w:rsidRPr="00CD08CB">
        <w:t>(</w:t>
      </w:r>
      <w:r>
        <w:t xml:space="preserve">Not included in page count. </w:t>
      </w:r>
      <w:r w:rsidRPr="00CD08CB">
        <w:t>Please include as separate document IAW A, 2</w:t>
      </w:r>
      <w:r>
        <w:t>) c)</w:t>
      </w:r>
      <w:r w:rsidRPr="00CD08CB">
        <w:t xml:space="preserve"> above)</w:t>
      </w:r>
      <w:r>
        <w:t>.</w:t>
      </w:r>
    </w:p>
    <w:p w14:paraId="5DEBA6FF" w14:textId="77777777" w:rsidR="00630514" w:rsidRDefault="00630514" w:rsidP="00B16050">
      <w:pPr>
        <w:spacing w:after="0" w:line="240" w:lineRule="auto"/>
        <w:ind w:left="1080"/>
      </w:pPr>
    </w:p>
    <w:p w14:paraId="5DEBA700" w14:textId="77777777" w:rsidR="00630514" w:rsidRDefault="00630514" w:rsidP="00B16050">
      <w:pPr>
        <w:spacing w:after="0" w:line="240" w:lineRule="auto"/>
        <w:ind w:left="1080"/>
      </w:pPr>
      <w:r>
        <w:t xml:space="preserve">d) Draft Quality Assurance (QA) Plan (Not included in page count and labeled </w:t>
      </w:r>
      <w:r w:rsidRPr="00740148">
        <w:t>IAW A, 2</w:t>
      </w:r>
      <w:r>
        <w:t>) c)</w:t>
      </w:r>
      <w:r w:rsidRPr="00740148">
        <w:t xml:space="preserve"> above</w:t>
      </w:r>
      <w:r>
        <w:t>).</w:t>
      </w:r>
    </w:p>
    <w:p w14:paraId="5DEBA701" w14:textId="77777777" w:rsidR="00630514" w:rsidRDefault="00630514" w:rsidP="00B16050">
      <w:pPr>
        <w:spacing w:after="0" w:line="240" w:lineRule="auto"/>
        <w:ind w:left="1080"/>
      </w:pPr>
    </w:p>
    <w:p w14:paraId="5DEBA702" w14:textId="77777777" w:rsidR="00630514" w:rsidRDefault="00630514" w:rsidP="00B16050">
      <w:pPr>
        <w:spacing w:after="0" w:line="240" w:lineRule="auto"/>
        <w:ind w:left="1080"/>
      </w:pPr>
      <w:r>
        <w:t xml:space="preserve">e) Narrative that addresses a Staffing Plan which explains how the contractor will ensure appropriate staffing will be handled during contract performance. (Not included in the general technical page count. This attachment is limited to 2 pages and labeled IAW A, 2), c) above). </w:t>
      </w:r>
    </w:p>
    <w:p w14:paraId="5DEBA703" w14:textId="77777777" w:rsidR="00630514" w:rsidRDefault="00630514" w:rsidP="00B16050">
      <w:pPr>
        <w:spacing w:after="0" w:line="240" w:lineRule="auto"/>
        <w:ind w:left="1080"/>
      </w:pPr>
    </w:p>
    <w:p w14:paraId="5DEBA704" w14:textId="77777777" w:rsidR="00630514" w:rsidRDefault="00630514" w:rsidP="003305C2">
      <w:pPr>
        <w:spacing w:after="0" w:line="240" w:lineRule="auto"/>
        <w:ind w:left="360"/>
      </w:pPr>
      <w:r>
        <w:t xml:space="preserve">D. Section III Redacted Technical Redacted copy of Section II. Page limit: 10 pages including any coversheets and table of contents. Exclusions to the page count are noted in C above. Labeling requirements are found in A and C above. </w:t>
      </w:r>
    </w:p>
    <w:p w14:paraId="5DEBA705" w14:textId="77777777" w:rsidR="00630514" w:rsidRDefault="00630514" w:rsidP="00B16050">
      <w:pPr>
        <w:spacing w:after="0" w:line="240" w:lineRule="auto"/>
        <w:ind w:left="360"/>
      </w:pPr>
    </w:p>
    <w:p w14:paraId="5DEBA706" w14:textId="77777777" w:rsidR="00630514" w:rsidRDefault="00630514" w:rsidP="00B16050">
      <w:pPr>
        <w:spacing w:after="0" w:line="240" w:lineRule="auto"/>
        <w:ind w:left="360"/>
      </w:pPr>
      <w:r>
        <w:t>The redacted copy is the document that will be sent to the technical evaluators for the technical evaluation. The redaction should mirror Section II but it will eliminate any identifying data such as (but not limited to) company name, logo, employee names. Any items not included in the page count and as separate documents should be labeled as identified in C but will be labeled as Section III instead of Section II and redacted. The purpose of the redaction is an attempt to hold an unbiased evaluation.</w:t>
      </w:r>
    </w:p>
    <w:p w14:paraId="5DEBA707" w14:textId="77777777" w:rsidR="00630514" w:rsidRDefault="00630514" w:rsidP="00B16050">
      <w:pPr>
        <w:spacing w:after="0" w:line="240" w:lineRule="auto"/>
        <w:ind w:left="360"/>
      </w:pPr>
    </w:p>
    <w:p w14:paraId="5DEBA708" w14:textId="77777777" w:rsidR="00630514" w:rsidRDefault="00630514" w:rsidP="00B16050">
      <w:pPr>
        <w:spacing w:after="0" w:line="240" w:lineRule="auto"/>
        <w:ind w:left="360"/>
      </w:pPr>
      <w:r>
        <w:t xml:space="preserve">E. Section IV Government Property: Offerors are required to submit the following information with their offers (no limitation on pages). Failure to provide these responses may render the quote unacceptable and no further consideration for award may be given. </w:t>
      </w:r>
    </w:p>
    <w:p w14:paraId="5DEBA709" w14:textId="77777777" w:rsidR="00630514" w:rsidRDefault="00630514" w:rsidP="00B16050">
      <w:pPr>
        <w:spacing w:after="0" w:line="240" w:lineRule="auto"/>
        <w:ind w:left="360"/>
      </w:pPr>
    </w:p>
    <w:p w14:paraId="5DEBA70A" w14:textId="77777777" w:rsidR="00630514" w:rsidRDefault="00630514" w:rsidP="00B16050">
      <w:pPr>
        <w:spacing w:after="0" w:line="240" w:lineRule="auto"/>
        <w:ind w:left="720"/>
      </w:pPr>
      <w:r>
        <w:lastRenderedPageBreak/>
        <w:t xml:space="preserve">(1) A list or description of all Government property that the offeror or its subcontractors propose to use on a rent-free basis. </w:t>
      </w:r>
    </w:p>
    <w:p w14:paraId="5DEBA70B" w14:textId="77777777" w:rsidR="00630514" w:rsidRDefault="00630514" w:rsidP="00B16050">
      <w:pPr>
        <w:spacing w:after="0" w:line="240" w:lineRule="auto"/>
        <w:ind w:left="360"/>
      </w:pPr>
    </w:p>
    <w:p w14:paraId="5DEBA70C" w14:textId="77777777" w:rsidR="00630514" w:rsidRDefault="00630514" w:rsidP="00B16050">
      <w:pPr>
        <w:spacing w:after="0" w:line="240" w:lineRule="auto"/>
        <w:ind w:left="720"/>
      </w:pPr>
      <w:r>
        <w:t>(2) The dates during which the property will be available for use (including the first, last, and all intervening months).</w:t>
      </w:r>
    </w:p>
    <w:p w14:paraId="5DEBA70D" w14:textId="77777777" w:rsidR="00630514" w:rsidRDefault="00630514" w:rsidP="00B16050">
      <w:pPr>
        <w:spacing w:after="0" w:line="240" w:lineRule="auto"/>
        <w:ind w:left="360"/>
      </w:pPr>
    </w:p>
    <w:p w14:paraId="5DEBA70E" w14:textId="77777777" w:rsidR="00630514" w:rsidRDefault="00630514" w:rsidP="00B16050">
      <w:pPr>
        <w:spacing w:after="0" w:line="240" w:lineRule="auto"/>
        <w:ind w:left="720"/>
      </w:pPr>
      <w:r>
        <w:t>(3) A description of the offeror's property management system, plan, and any customary commercial practices, voluntary consensus standards, or industry-leading practices and standards to be used by the offeror in managing Government property.</w:t>
      </w:r>
    </w:p>
    <w:p w14:paraId="5DEBA70F" w14:textId="77777777" w:rsidR="00630514" w:rsidRDefault="00630514" w:rsidP="00B16050">
      <w:pPr>
        <w:spacing w:after="0" w:line="240" w:lineRule="auto"/>
        <w:ind w:left="360"/>
      </w:pPr>
    </w:p>
    <w:p w14:paraId="5DEBA710" w14:textId="77777777" w:rsidR="00630514" w:rsidRDefault="00630514" w:rsidP="00B16050">
      <w:pPr>
        <w:spacing w:after="0" w:line="240" w:lineRule="auto"/>
        <w:ind w:left="360"/>
      </w:pPr>
      <w:r>
        <w:t>F. Section V Price No page limit. Please note, this section is not sent to the technical</w:t>
      </w:r>
    </w:p>
    <w:p w14:paraId="5DEBA711" w14:textId="77777777" w:rsidR="00630514" w:rsidRDefault="00630514" w:rsidP="00B16050">
      <w:pPr>
        <w:spacing w:after="0" w:line="240" w:lineRule="auto"/>
        <w:ind w:left="360"/>
      </w:pPr>
      <w:r>
        <w:t>evaluators.  Failure to follow these instructors may result in a determination that the quote is no longer eligible for award determination. Vendors shall include:</w:t>
      </w:r>
    </w:p>
    <w:p w14:paraId="5DEBA712" w14:textId="77777777" w:rsidR="00630514" w:rsidRDefault="00630514" w:rsidP="00B16050">
      <w:pPr>
        <w:spacing w:after="0" w:line="240" w:lineRule="auto"/>
        <w:ind w:left="360"/>
      </w:pPr>
    </w:p>
    <w:p w14:paraId="5DEBA713" w14:textId="77777777" w:rsidR="00630514" w:rsidRDefault="00630514" w:rsidP="00B16050">
      <w:pPr>
        <w:spacing w:after="0" w:line="240" w:lineRule="auto"/>
        <w:ind w:left="360" w:firstLine="360"/>
      </w:pPr>
      <w:r>
        <w:t>1) Completed Excel spreadsheet (Attachment 3 CLINS_Pricing Sheet).</w:t>
      </w:r>
    </w:p>
    <w:p w14:paraId="5DEBA714" w14:textId="45D4224E" w:rsidR="00630514" w:rsidRDefault="00630514" w:rsidP="00B16050">
      <w:pPr>
        <w:spacing w:after="0" w:line="240" w:lineRule="auto"/>
        <w:ind w:left="360" w:firstLine="360"/>
      </w:pPr>
    </w:p>
    <w:p w14:paraId="5DEBA715" w14:textId="77777777" w:rsidR="00630514" w:rsidRDefault="00630514" w:rsidP="00B16050">
      <w:pPr>
        <w:spacing w:after="0" w:line="240" w:lineRule="auto"/>
        <w:ind w:left="1080" w:firstLine="360"/>
      </w:pPr>
      <w:r>
        <w:t xml:space="preserve">a) Do no lock/add/delete lines or other items. </w:t>
      </w:r>
    </w:p>
    <w:p w14:paraId="5DEBA716" w14:textId="77777777" w:rsidR="00630514" w:rsidRDefault="00630514" w:rsidP="00B16050">
      <w:pPr>
        <w:spacing w:after="0" w:line="240" w:lineRule="auto"/>
        <w:ind w:left="1080" w:firstLine="360"/>
      </w:pPr>
    </w:p>
    <w:p w14:paraId="5DEBA717" w14:textId="77777777" w:rsidR="00630514" w:rsidRDefault="00630514" w:rsidP="00B16050">
      <w:pPr>
        <w:spacing w:after="0" w:line="240" w:lineRule="auto"/>
        <w:ind w:left="1080" w:firstLine="360"/>
      </w:pPr>
      <w:r>
        <w:t xml:space="preserve">b) Please only input unit prices and verify calculations. </w:t>
      </w:r>
    </w:p>
    <w:p w14:paraId="5DEBA718" w14:textId="77777777" w:rsidR="00630514" w:rsidRDefault="00630514" w:rsidP="00B16050">
      <w:pPr>
        <w:spacing w:after="0" w:line="240" w:lineRule="auto"/>
        <w:ind w:left="1080" w:firstLine="360"/>
      </w:pPr>
    </w:p>
    <w:p w14:paraId="5DEBA719" w14:textId="77777777" w:rsidR="00630514" w:rsidRDefault="00630514" w:rsidP="00B16050">
      <w:pPr>
        <w:spacing w:after="0" w:line="240" w:lineRule="auto"/>
        <w:ind w:left="1080" w:firstLine="360"/>
      </w:pPr>
      <w:r>
        <w:t xml:space="preserve">c) It is not permissible for offerors to use offeror created CLINs or SUBCLINs. </w:t>
      </w:r>
    </w:p>
    <w:p w14:paraId="5DEBA71A" w14:textId="77777777" w:rsidR="00630514" w:rsidRDefault="00630514" w:rsidP="00B16050">
      <w:pPr>
        <w:spacing w:after="0" w:line="240" w:lineRule="auto"/>
        <w:ind w:left="1080" w:firstLine="360"/>
      </w:pPr>
    </w:p>
    <w:p w14:paraId="5DEBA71B" w14:textId="77777777" w:rsidR="00630514" w:rsidRDefault="00630514" w:rsidP="00B16050">
      <w:pPr>
        <w:spacing w:after="0" w:line="240" w:lineRule="auto"/>
        <w:ind w:left="1440"/>
      </w:pPr>
      <w:r>
        <w:t>d) CLINS 0003, 1003 and 2003 are Government determined amounts and shall not be completed by the vendor.</w:t>
      </w:r>
    </w:p>
    <w:p w14:paraId="64DA4B37" w14:textId="77777777" w:rsidR="003C3C08" w:rsidRDefault="003C3C08" w:rsidP="003C3C08">
      <w:pPr>
        <w:spacing w:after="0" w:line="240" w:lineRule="auto"/>
      </w:pPr>
    </w:p>
    <w:p w14:paraId="6284B6A1" w14:textId="535B9FEF" w:rsidR="003C3C08" w:rsidRDefault="003C3C08" w:rsidP="003C3C08">
      <w:pPr>
        <w:spacing w:after="0" w:line="240" w:lineRule="auto"/>
        <w:ind w:left="720"/>
      </w:pPr>
      <w:r>
        <w:t>2) Please note: IAW with RFO 16.504-1(a) and 16.504-5(b) the Minimum quantity (value) is $20,000.00 and Maximum quantity (value) is $2,000,000.00. The quantities throughout this document, Pricing Sheet, and PWS are estimates only. The only guarantee is the minimum award guarantee</w:t>
      </w:r>
      <w:ins w:id="27" w:author="Kale, Renee L." w:date="2026-08-06T10:16:00Z" w16du:dateUtc="2026-08-06T14:16:00Z">
        <w:r w:rsidR="00DA5DD9">
          <w:t xml:space="preserve">/minimum quantity </w:t>
        </w:r>
        <w:r w:rsidR="00C354F8">
          <w:t>of $20,000.00</w:t>
        </w:r>
      </w:ins>
      <w:r>
        <w:t>.</w:t>
      </w:r>
    </w:p>
    <w:p w14:paraId="5DEBA71C" w14:textId="77777777" w:rsidR="00630514" w:rsidRDefault="00630514" w:rsidP="00B16050">
      <w:pPr>
        <w:spacing w:after="0" w:line="240" w:lineRule="auto"/>
        <w:ind w:left="360"/>
      </w:pPr>
    </w:p>
    <w:p w14:paraId="5DEBA71D" w14:textId="77777777" w:rsidR="00630514" w:rsidRPr="000F33A1" w:rsidRDefault="00630514" w:rsidP="00B16050">
      <w:pPr>
        <w:spacing w:after="0" w:line="240" w:lineRule="auto"/>
        <w:ind w:left="360"/>
      </w:pPr>
      <w:r w:rsidRPr="000F33A1">
        <w:t>G. Section V</w:t>
      </w:r>
      <w:r>
        <w:t>I</w:t>
      </w:r>
      <w:r w:rsidRPr="000F33A1">
        <w:t>: Past performance</w:t>
      </w:r>
      <w:r>
        <w:t xml:space="preserve"> (Page limit, three)</w:t>
      </w:r>
    </w:p>
    <w:p w14:paraId="5DEBA71E" w14:textId="77777777" w:rsidR="00630514" w:rsidRPr="000F33A1" w:rsidRDefault="00630514" w:rsidP="00B16050">
      <w:pPr>
        <w:spacing w:after="0" w:line="240" w:lineRule="auto"/>
        <w:ind w:left="360"/>
      </w:pPr>
    </w:p>
    <w:p w14:paraId="5DEBA71F" w14:textId="10E51DEE" w:rsidR="00630514" w:rsidRPr="000F33A1" w:rsidRDefault="00630514" w:rsidP="00B16050">
      <w:pPr>
        <w:spacing w:after="0" w:line="240" w:lineRule="auto"/>
        <w:ind w:left="360"/>
        <w:rPr>
          <w:rFonts w:cs="Times New Roman"/>
        </w:rPr>
      </w:pPr>
      <w:r w:rsidRPr="000F33A1">
        <w:rPr>
          <w:rFonts w:cs="Times New Roman"/>
        </w:rPr>
        <w:t xml:space="preserve">Provide </w:t>
      </w:r>
      <w:del w:id="28" w:author="Kale, Renee L." w:date="2026-08-06T09:43:00Z" w16du:dateUtc="2026-08-06T13:43:00Z">
        <w:r w:rsidRPr="000F33A1" w:rsidDel="00765EBB">
          <w:rPr>
            <w:rFonts w:cs="Times New Roman"/>
          </w:rPr>
          <w:delText>at least</w:delText>
        </w:r>
      </w:del>
      <w:r w:rsidRPr="000F33A1">
        <w:rPr>
          <w:rFonts w:cs="Times New Roman"/>
        </w:rPr>
        <w:t xml:space="preserve"> three (3) recent and relevant references for listed experience of delivering GCP monitoring or auditing services for federally funded research.</w:t>
      </w:r>
    </w:p>
    <w:p w14:paraId="5DEBA720" w14:textId="77777777" w:rsidR="00630514" w:rsidRPr="000F33A1" w:rsidRDefault="00630514" w:rsidP="00B16050">
      <w:pPr>
        <w:spacing w:after="0" w:line="240" w:lineRule="auto"/>
        <w:ind w:left="360"/>
        <w:rPr>
          <w:rFonts w:cs="Times New Roman"/>
        </w:rPr>
      </w:pPr>
    </w:p>
    <w:p w14:paraId="5DEBA721" w14:textId="77777777" w:rsidR="00630514" w:rsidRPr="000F33A1" w:rsidRDefault="00630514" w:rsidP="00C740C9">
      <w:pPr>
        <w:spacing w:after="0" w:line="240" w:lineRule="auto"/>
        <w:ind w:left="340"/>
      </w:pPr>
      <w:r w:rsidRPr="000F33A1">
        <w:t>Recent is defined as being within the last 3 years and have more than 4 months of performance.</w:t>
      </w:r>
    </w:p>
    <w:p w14:paraId="5DEBA722" w14:textId="77777777" w:rsidR="00630514" w:rsidRPr="000F33A1" w:rsidRDefault="00630514" w:rsidP="00C740C9">
      <w:pPr>
        <w:spacing w:after="0" w:line="240" w:lineRule="auto"/>
        <w:ind w:left="340"/>
      </w:pPr>
      <w:r w:rsidRPr="000F33A1">
        <w:t>Relevant is defined as being for similar services.</w:t>
      </w:r>
    </w:p>
    <w:p w14:paraId="5DEBA723" w14:textId="77777777" w:rsidR="00630514" w:rsidRPr="000F33A1" w:rsidRDefault="00630514" w:rsidP="00B16050">
      <w:pPr>
        <w:spacing w:after="0" w:line="240" w:lineRule="auto"/>
        <w:ind w:left="360"/>
        <w:rPr>
          <w:rFonts w:cs="Times New Roman"/>
        </w:rPr>
      </w:pPr>
    </w:p>
    <w:p w14:paraId="5DEBA724" w14:textId="77777777" w:rsidR="00630514" w:rsidRPr="000F33A1" w:rsidRDefault="00630514" w:rsidP="00B16050">
      <w:pPr>
        <w:spacing w:after="0" w:line="240" w:lineRule="auto"/>
        <w:ind w:left="360"/>
        <w:rPr>
          <w:rFonts w:cs="Times New Roman"/>
        </w:rPr>
      </w:pPr>
      <w:r w:rsidRPr="000F33A1">
        <w:rPr>
          <w:rFonts w:cs="Times New Roman"/>
        </w:rPr>
        <w:t>Limit each reference submission to one page and include</w:t>
      </w:r>
      <w:r>
        <w:rPr>
          <w:rFonts w:cs="Times New Roman"/>
        </w:rPr>
        <w:t xml:space="preserve"> only the following information</w:t>
      </w:r>
      <w:r w:rsidRPr="000F33A1">
        <w:rPr>
          <w:rFonts w:cs="Times New Roman"/>
        </w:rPr>
        <w:t xml:space="preserve">: </w:t>
      </w:r>
    </w:p>
    <w:p w14:paraId="5DEBA725" w14:textId="77777777" w:rsidR="00630514" w:rsidRPr="000F33A1" w:rsidRDefault="00630514" w:rsidP="00B16050">
      <w:pPr>
        <w:spacing w:after="0" w:line="240" w:lineRule="auto"/>
        <w:ind w:left="360"/>
        <w:rPr>
          <w:rFonts w:cs="Times New Roman"/>
        </w:rPr>
      </w:pPr>
    </w:p>
    <w:p w14:paraId="5DEBA726" w14:textId="77777777" w:rsidR="00630514" w:rsidRPr="000F33A1" w:rsidRDefault="00630514" w:rsidP="00B16050">
      <w:pPr>
        <w:spacing w:after="0" w:line="240" w:lineRule="auto"/>
        <w:ind w:left="360"/>
        <w:rPr>
          <w:rFonts w:cs="Times New Roman"/>
        </w:rPr>
      </w:pPr>
      <w:r w:rsidRPr="000F33A1">
        <w:rPr>
          <w:rFonts w:cs="Times New Roman"/>
        </w:rPr>
        <w:t>Performed by Prime or Subcontractor</w:t>
      </w:r>
    </w:p>
    <w:p w14:paraId="5DEBA727" w14:textId="77777777" w:rsidR="00630514" w:rsidRPr="000F33A1" w:rsidRDefault="00630514" w:rsidP="00B16050">
      <w:pPr>
        <w:spacing w:after="0" w:line="240" w:lineRule="auto"/>
        <w:ind w:left="360"/>
        <w:rPr>
          <w:rFonts w:cs="Times New Roman"/>
        </w:rPr>
      </w:pPr>
      <w:r w:rsidRPr="000F33A1">
        <w:rPr>
          <w:rFonts w:cs="Times New Roman"/>
        </w:rPr>
        <w:t>Organization serviced</w:t>
      </w:r>
    </w:p>
    <w:p w14:paraId="5DEBA728"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Location</w:t>
      </w:r>
    </w:p>
    <w:p w14:paraId="5DEBA729"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POC</w:t>
      </w:r>
    </w:p>
    <w:p w14:paraId="5DEBA72A"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Email Address</w:t>
      </w:r>
    </w:p>
    <w:p w14:paraId="5DEBA72B"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Contract Number or other identification</w:t>
      </w:r>
    </w:p>
    <w:p w14:paraId="5DEBA72C"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Period of Performance</w:t>
      </w:r>
    </w:p>
    <w:p w14:paraId="5DEBA72D"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Scope (limited to five sentences)</w:t>
      </w:r>
    </w:p>
    <w:p w14:paraId="5DEBA72E" w14:textId="77777777" w:rsidR="00630514" w:rsidRDefault="00630514" w:rsidP="00B16050">
      <w:pPr>
        <w:spacing w:after="0" w:line="240" w:lineRule="auto"/>
        <w:ind w:left="360"/>
        <w:rPr>
          <w:rFonts w:asciiTheme="majorHAnsi" w:hAnsiTheme="majorHAnsi" w:cs="Times New Roman"/>
        </w:rPr>
      </w:pPr>
    </w:p>
    <w:p w14:paraId="5DEBA72F"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 xml:space="preserve">Do not provide past performance narrative from the references, the Government will contact all references directly. Only the first three references will be accepted. References beyond three will not be considered. </w:t>
      </w:r>
    </w:p>
    <w:p w14:paraId="5DEBA730" w14:textId="77777777" w:rsidR="00630514" w:rsidRDefault="00630514" w:rsidP="00B16050">
      <w:pPr>
        <w:spacing w:after="0" w:line="240" w:lineRule="auto"/>
        <w:ind w:left="360"/>
      </w:pPr>
    </w:p>
    <w:p w14:paraId="5DEBA731" w14:textId="77777777" w:rsidR="00630514" w:rsidRDefault="00630514" w:rsidP="00B16050">
      <w:pPr>
        <w:spacing w:after="0" w:line="240" w:lineRule="auto"/>
        <w:ind w:left="360"/>
      </w:pPr>
    </w:p>
    <w:p w14:paraId="5DEBA752" w14:textId="77777777" w:rsidR="00630514" w:rsidRDefault="00630514" w:rsidP="00DF3F0E">
      <w:pPr>
        <w:spacing w:after="0" w:line="240" w:lineRule="auto"/>
        <w:ind w:left="360"/>
      </w:pPr>
    </w:p>
    <w:p w14:paraId="5DEBA753" w14:textId="77777777" w:rsidR="00630514" w:rsidRDefault="00630514" w:rsidP="00DF3F0E">
      <w:pPr>
        <w:spacing w:after="0" w:line="240" w:lineRule="auto"/>
      </w:pPr>
    </w:p>
    <w:p w14:paraId="5DEBA754" w14:textId="77777777" w:rsidR="00630514" w:rsidRDefault="00630514">
      <w:pPr>
        <w:pStyle w:val="Heading2"/>
      </w:pPr>
      <w:bookmarkStart w:id="29" w:name="_Toc256000023"/>
      <w:r>
        <w:t>E.1  52.212-2  EVALUATION—COMMERCIAL PRODUCTS AND COMMERCIAL SERVICES (OCT 2025) (DEVIATION)</w:t>
      </w:r>
      <w:bookmarkEnd w:id="29"/>
    </w:p>
    <w:p w14:paraId="707CFE2A" w14:textId="77777777" w:rsidR="00BE23DE" w:rsidRDefault="00BE23DE" w:rsidP="00BE23DE">
      <w:pPr>
        <w:spacing w:after="0" w:line="240" w:lineRule="auto"/>
        <w:ind w:left="360"/>
      </w:pPr>
      <w:r>
        <w:t>II. 52.212-2 - Evaluation of Quotations Offers IAW FAR 12.203 (c)(2).</w:t>
      </w:r>
    </w:p>
    <w:p w14:paraId="062F96B5" w14:textId="77777777" w:rsidR="00BE23DE" w:rsidRDefault="00BE23DE" w:rsidP="00BE23DE">
      <w:pPr>
        <w:spacing w:after="0" w:line="240" w:lineRule="auto"/>
        <w:ind w:left="360"/>
      </w:pPr>
      <w:r>
        <w:t xml:space="preserve"> </w:t>
      </w:r>
    </w:p>
    <w:p w14:paraId="6AB5648F" w14:textId="77777777" w:rsidR="00BE23DE" w:rsidRDefault="00BE23DE" w:rsidP="00BE23DE">
      <w:pPr>
        <w:spacing w:after="0" w:line="240" w:lineRule="auto"/>
        <w:ind w:left="360"/>
      </w:pPr>
      <w:r>
        <w:t xml:space="preserve">The Government intends to issue a single IDIQ contract in response to this solicitation. </w:t>
      </w:r>
    </w:p>
    <w:p w14:paraId="4BDFB4BD" w14:textId="77777777" w:rsidR="00BE23DE" w:rsidRDefault="00BE23DE" w:rsidP="00BE23DE">
      <w:pPr>
        <w:spacing w:after="0" w:line="240" w:lineRule="auto"/>
        <w:ind w:left="360"/>
      </w:pPr>
    </w:p>
    <w:p w14:paraId="60259AFD" w14:textId="77777777" w:rsidR="00BE23DE" w:rsidRDefault="00BE23DE" w:rsidP="00BE23DE">
      <w:pPr>
        <w:spacing w:after="0" w:line="240" w:lineRule="auto"/>
        <w:ind w:left="360"/>
      </w:pPr>
      <w:r>
        <w:t xml:space="preserve">The Government </w:t>
      </w:r>
      <w:r w:rsidRPr="00081089">
        <w:t xml:space="preserve">will conduct a cursory review of the quote package. If it’s determined that the Government cannot conduct a meaningful evaluation due to lack of response to </w:t>
      </w:r>
      <w:r>
        <w:t>an evaluation criteria</w:t>
      </w:r>
      <w:r w:rsidRPr="00081089">
        <w:t xml:space="preserve">, your quote may be eliminated from competition.  </w:t>
      </w:r>
    </w:p>
    <w:p w14:paraId="1DB7BE12" w14:textId="77777777" w:rsidR="00BE23DE" w:rsidRDefault="00BE23DE" w:rsidP="00BE23DE">
      <w:pPr>
        <w:spacing w:after="0" w:line="240" w:lineRule="auto"/>
        <w:ind w:left="360"/>
      </w:pPr>
    </w:p>
    <w:p w14:paraId="2D036A11" w14:textId="77777777" w:rsidR="00BE23DE" w:rsidRDefault="00BE23DE" w:rsidP="00BE23DE">
      <w:pPr>
        <w:spacing w:after="0" w:line="240" w:lineRule="auto"/>
        <w:ind w:left="360"/>
      </w:pPr>
      <w:r>
        <w:t>Evaluation:</w:t>
      </w:r>
    </w:p>
    <w:p w14:paraId="7708EA7C" w14:textId="77777777" w:rsidR="00BE23DE" w:rsidRDefault="00BE23DE" w:rsidP="00BE23DE">
      <w:pPr>
        <w:spacing w:after="0" w:line="240" w:lineRule="auto"/>
        <w:ind w:left="360"/>
      </w:pPr>
      <w:r>
        <w:t xml:space="preserve">Go-No go technical evaluation will occur first. This evaluation will be based only on the offeror’s certification statement listed in Section 1. C. 1) c). (and redacted statement as required by Section 1. D). Failure to provide the certification will result in a “no-go” evaluation and no further award consideration will be provided to the vendor. </w:t>
      </w:r>
    </w:p>
    <w:p w14:paraId="2C188EDC" w14:textId="77777777" w:rsidR="00BE23DE" w:rsidRDefault="00BE23DE" w:rsidP="00BE23DE">
      <w:pPr>
        <w:spacing w:after="0" w:line="240" w:lineRule="auto"/>
        <w:ind w:left="360"/>
      </w:pPr>
    </w:p>
    <w:p w14:paraId="452D527B" w14:textId="77777777" w:rsidR="00BE23DE" w:rsidRDefault="00BE23DE" w:rsidP="00BE23DE">
      <w:pPr>
        <w:spacing w:after="0" w:line="240" w:lineRule="auto"/>
        <w:ind w:left="360"/>
      </w:pPr>
      <w:r>
        <w:t xml:space="preserve">After the Go-no go technical evaluation a Comparative Evaluation of quotes will be performed based on the following (order does not indicate importance or significance): </w:t>
      </w:r>
    </w:p>
    <w:p w14:paraId="76C21A3D" w14:textId="77777777" w:rsidR="00BE23DE" w:rsidRDefault="00BE23DE" w:rsidP="00BE23DE">
      <w:pPr>
        <w:spacing w:after="0" w:line="240" w:lineRule="auto"/>
        <w:ind w:left="360"/>
      </w:pPr>
    </w:p>
    <w:tbl>
      <w:tblPr>
        <w:tblStyle w:val="TableGrid"/>
        <w:tblW w:w="0" w:type="auto"/>
        <w:tblInd w:w="360" w:type="dxa"/>
        <w:tblLook w:val="04A0" w:firstRow="1" w:lastRow="0" w:firstColumn="1" w:lastColumn="0" w:noHBand="0" w:noVBand="1"/>
      </w:tblPr>
      <w:tblGrid>
        <w:gridCol w:w="8365"/>
      </w:tblGrid>
      <w:tr w:rsidR="00BE23DE" w14:paraId="2A30A0E6" w14:textId="77777777" w:rsidTr="00816D08">
        <w:tc>
          <w:tcPr>
            <w:tcW w:w="8365" w:type="dxa"/>
          </w:tcPr>
          <w:p w14:paraId="0F758309" w14:textId="77777777" w:rsidR="00BE23DE" w:rsidRDefault="00BE23DE" w:rsidP="00816D08">
            <w:r>
              <w:t>Price— Price will be evaluated for reasonableness.</w:t>
            </w:r>
          </w:p>
        </w:tc>
      </w:tr>
      <w:tr w:rsidR="00BE23DE" w14:paraId="35EC56DF" w14:textId="77777777" w:rsidTr="00816D08">
        <w:tc>
          <w:tcPr>
            <w:tcW w:w="8365" w:type="dxa"/>
          </w:tcPr>
          <w:p w14:paraId="26996CFA" w14:textId="77777777" w:rsidR="00BE23DE" w:rsidRDefault="00BE23DE" w:rsidP="00816D08">
            <w:r>
              <w:t>Technical—Offeror demonstrates in its response a clear understanding of all the Government’s requirements and effective approach for the completion of service in accordance with the SOW to include the following:</w:t>
            </w:r>
          </w:p>
          <w:p w14:paraId="66F668FE" w14:textId="77777777" w:rsidR="00BE23DE" w:rsidRDefault="00BE23DE" w:rsidP="00816D08">
            <w:pPr>
              <w:ind w:left="1080"/>
            </w:pPr>
            <w:r>
              <w:t xml:space="preserve">a) Narrative </w:t>
            </w:r>
            <w:r w:rsidRPr="000C4BB0">
              <w:t xml:space="preserve">demonstrates </w:t>
            </w:r>
            <w:r>
              <w:t>an</w:t>
            </w:r>
            <w:r w:rsidRPr="000C4BB0">
              <w:t xml:space="preserve"> understanding of the proposed scope of work and fully describes how the vendor will complete the technical requirements outlined </w:t>
            </w:r>
            <w:r>
              <w:t xml:space="preserve">in 4.0 and 5.0 of the PWS. </w:t>
            </w:r>
          </w:p>
          <w:p w14:paraId="1626BEA1" w14:textId="77777777" w:rsidR="00BE23DE" w:rsidRDefault="00BE23DE" w:rsidP="00816D08">
            <w:pPr>
              <w:ind w:left="1080"/>
            </w:pPr>
          </w:p>
          <w:p w14:paraId="676BDE9C" w14:textId="77777777" w:rsidR="00BE23DE" w:rsidRDefault="00BE23DE" w:rsidP="00816D08">
            <w:pPr>
              <w:ind w:left="1080"/>
            </w:pPr>
            <w:r>
              <w:t xml:space="preserve">b) Employee and company experience qualifications and experience </w:t>
            </w:r>
            <w:r w:rsidRPr="00F7639D">
              <w:t xml:space="preserve">outlined in </w:t>
            </w:r>
            <w:r>
              <w:t>PWS 7.0</w:t>
            </w:r>
            <w:r w:rsidRPr="00F7639D">
              <w:t xml:space="preserve"> </w:t>
            </w:r>
            <w:r>
              <w:t xml:space="preserve">were addressed, </w:t>
            </w:r>
            <w:r w:rsidRPr="00F7639D">
              <w:t xml:space="preserve">to include certifications </w:t>
            </w:r>
            <w:r>
              <w:t>which represent an understanding of the required tasks, meet the requirements of the SOW and are appropriate for the requirement.</w:t>
            </w:r>
          </w:p>
          <w:p w14:paraId="3047E263" w14:textId="77777777" w:rsidR="00BE23DE" w:rsidRDefault="00BE23DE" w:rsidP="00816D08">
            <w:pPr>
              <w:ind w:left="1080"/>
            </w:pPr>
          </w:p>
          <w:p w14:paraId="50C4B007" w14:textId="77777777" w:rsidR="00BE23DE" w:rsidRDefault="00BE23DE" w:rsidP="00816D08">
            <w:pPr>
              <w:ind w:left="1080"/>
            </w:pPr>
            <w:r>
              <w:t>c) Quality Assurance Plan was provided and is logical and appropriate for the requirement.</w:t>
            </w:r>
          </w:p>
          <w:p w14:paraId="24A1E1FF" w14:textId="77777777" w:rsidR="00BE23DE" w:rsidRDefault="00BE23DE" w:rsidP="00816D08">
            <w:pPr>
              <w:ind w:left="1080"/>
            </w:pPr>
          </w:p>
          <w:p w14:paraId="7167CB3A" w14:textId="77777777" w:rsidR="00BE23DE" w:rsidRDefault="00BE23DE" w:rsidP="00816D08">
            <w:pPr>
              <w:ind w:left="1080"/>
            </w:pPr>
            <w:r>
              <w:t xml:space="preserve">d) Staffing Plan fully addresses the government estimated needs and provides logical and achievable outcomes. </w:t>
            </w:r>
          </w:p>
        </w:tc>
      </w:tr>
      <w:tr w:rsidR="00BE23DE" w14:paraId="15CA22FD" w14:textId="77777777" w:rsidTr="00816D08">
        <w:tc>
          <w:tcPr>
            <w:tcW w:w="8365" w:type="dxa"/>
          </w:tcPr>
          <w:p w14:paraId="46CD8AF1" w14:textId="77777777" w:rsidR="00BE23DE" w:rsidRDefault="00BE23DE" w:rsidP="00816D08">
            <w:r>
              <w:t xml:space="preserve">Past Performance— Past performance will be reviewed for relevancy, recency and overall performance. </w:t>
            </w:r>
          </w:p>
          <w:p w14:paraId="565828E6" w14:textId="77777777" w:rsidR="00BE23DE" w:rsidRDefault="00BE23DE" w:rsidP="00816D08">
            <w:pPr>
              <w:ind w:left="340"/>
            </w:pPr>
            <w:r>
              <w:t>Recent is defined as being within the last 3 years and have more than 4 months of performance.</w:t>
            </w:r>
          </w:p>
          <w:p w14:paraId="0F25E83C" w14:textId="77777777" w:rsidR="00BE23DE" w:rsidRDefault="00BE23DE" w:rsidP="00816D08">
            <w:pPr>
              <w:ind w:left="340"/>
            </w:pPr>
            <w:r>
              <w:t>Relevant is defined as being for similar services.</w:t>
            </w:r>
          </w:p>
          <w:p w14:paraId="3C4AEFC2" w14:textId="77777777" w:rsidR="00BE23DE" w:rsidRDefault="00BE23DE" w:rsidP="00816D08"/>
          <w:p w14:paraId="21DCB487" w14:textId="77777777" w:rsidR="00BE23DE" w:rsidRDefault="00BE23DE" w:rsidP="00816D08">
            <w:r>
              <w:t xml:space="preserve">The Government will utilize, but is not limited to, internal documentation including Contracting Officer knowledge, Federal Awardee Performance and Information System (FAPIIS) for determining the past performance of offerors. </w:t>
            </w:r>
          </w:p>
          <w:p w14:paraId="2B066AB9" w14:textId="77777777" w:rsidR="00BE23DE" w:rsidRDefault="00BE23DE" w:rsidP="00816D08"/>
          <w:p w14:paraId="30390038" w14:textId="77777777" w:rsidR="00BE23DE" w:rsidRDefault="00BE23DE" w:rsidP="00816D08">
            <w:r>
              <w:t>If no record of past performance is found, the Offeror will receive a rating of neutral.</w:t>
            </w:r>
          </w:p>
        </w:tc>
      </w:tr>
      <w:tr w:rsidR="00BE23DE" w14:paraId="33C0EC77" w14:textId="77777777" w:rsidTr="00816D08">
        <w:tc>
          <w:tcPr>
            <w:tcW w:w="8365" w:type="dxa"/>
          </w:tcPr>
          <w:p w14:paraId="06ACF1B2" w14:textId="77777777" w:rsidR="00BE23DE" w:rsidRDefault="00BE23DE" w:rsidP="00816D08">
            <w:r>
              <w:lastRenderedPageBreak/>
              <w:t>Government Furnished Property - O</w:t>
            </w:r>
            <w:r w:rsidRPr="00171D25">
              <w:t>fferor’s property management plans, methods, practices, or procedures for accounting for property are consistent with the requirements of the solicitation</w:t>
            </w:r>
            <w:r>
              <w:t>.</w:t>
            </w:r>
          </w:p>
        </w:tc>
      </w:tr>
    </w:tbl>
    <w:p w14:paraId="5DEBA75C" w14:textId="0B3C70EB" w:rsidR="00630514" w:rsidRDefault="00630514">
      <w:r w:rsidRPr="00B705BC">
        <w:rPr>
          <w:i/>
          <w:iCs/>
        </w:rPr>
        <w:t>Notice of award</w:t>
      </w:r>
      <w: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5DEBA75D" w14:textId="77777777" w:rsidR="00630514" w:rsidRDefault="00630514" w:rsidP="005308B2">
      <w:pPr>
        <w:jc w:val="center"/>
      </w:pPr>
      <w:r>
        <w:t>(End of Provision)</w:t>
      </w:r>
    </w:p>
    <w:p w14:paraId="5DEBA75E" w14:textId="77777777" w:rsidR="00630514" w:rsidRDefault="00630514">
      <w:pPr>
        <w:pStyle w:val="Heading2"/>
      </w:pPr>
      <w:bookmarkStart w:id="30" w:name="_Toc256000024"/>
      <w:r>
        <w:t>E.2  52.252-1  SOLICITATION PROVISIONS INCORPORATED BY REFERENCE  (FEB 1998)</w:t>
      </w:r>
      <w:bookmarkEnd w:id="30"/>
    </w:p>
    <w:p w14:paraId="5DEBA75F" w14:textId="77777777" w:rsidR="00630514" w:rsidRDefault="0063051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DEBA760" w14:textId="77777777" w:rsidR="00630514" w:rsidRDefault="00630514" w:rsidP="004C2BF1">
      <w:pPr>
        <w:pStyle w:val="NoSpacing"/>
        <w:spacing w:before="160"/>
      </w:pPr>
      <w:r>
        <w:t xml:space="preserve">  https://www.acquisition.gov/browse/index/far</w:t>
      </w:r>
    </w:p>
    <w:p w14:paraId="5DEBA761" w14:textId="77777777" w:rsidR="00630514" w:rsidRDefault="00630514">
      <w:pPr>
        <w:pStyle w:val="NoSpacing"/>
      </w:pPr>
      <w:r>
        <w:t xml:space="preserve">  https://www.va.gov/oal/library/vaar/</w:t>
      </w:r>
    </w:p>
    <w:p w14:paraId="5DEBA762" w14:textId="77777777" w:rsidR="00630514" w:rsidRDefault="00630514">
      <w:pPr>
        <w:pStyle w:val="NoSpacing"/>
      </w:pPr>
      <w:r>
        <w:t xml:space="preserve">  </w:t>
      </w:r>
    </w:p>
    <w:p w14:paraId="5DEBA763" w14:textId="77777777" w:rsidR="00630514" w:rsidRDefault="0063051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767" w14:textId="77777777">
        <w:tc>
          <w:tcPr>
            <w:tcW w:w="1440" w:type="dxa"/>
          </w:tcPr>
          <w:p w14:paraId="5DEBA764" w14:textId="77777777" w:rsidR="000B5897" w:rsidRDefault="00630514">
            <w:pPr>
              <w:pStyle w:val="ByReference"/>
            </w:pPr>
            <w:r>
              <w:rPr>
                <w:b/>
                <w:u w:val="single"/>
              </w:rPr>
              <w:t>FAR Number</w:t>
            </w:r>
          </w:p>
        </w:tc>
        <w:tc>
          <w:tcPr>
            <w:tcW w:w="6192" w:type="dxa"/>
          </w:tcPr>
          <w:p w14:paraId="5DEBA765" w14:textId="77777777" w:rsidR="000B5897" w:rsidRDefault="00630514">
            <w:pPr>
              <w:pStyle w:val="ByReference"/>
            </w:pPr>
            <w:r>
              <w:rPr>
                <w:b/>
                <w:u w:val="single"/>
              </w:rPr>
              <w:t>Title</w:t>
            </w:r>
          </w:p>
        </w:tc>
        <w:tc>
          <w:tcPr>
            <w:tcW w:w="1440" w:type="dxa"/>
          </w:tcPr>
          <w:p w14:paraId="5DEBA766" w14:textId="77777777" w:rsidR="000B5897" w:rsidRDefault="00630514">
            <w:pPr>
              <w:pStyle w:val="ByReference"/>
            </w:pPr>
            <w:r>
              <w:rPr>
                <w:b/>
                <w:u w:val="single"/>
              </w:rPr>
              <w:t>Date</w:t>
            </w:r>
          </w:p>
        </w:tc>
      </w:tr>
      <w:tr w:rsidR="000B5897" w14:paraId="5DEBA76B" w14:textId="77777777">
        <w:tc>
          <w:tcPr>
            <w:tcW w:w="1440" w:type="dxa"/>
          </w:tcPr>
          <w:p w14:paraId="5DEBA768" w14:textId="77777777" w:rsidR="000B5897" w:rsidRDefault="00630514">
            <w:pPr>
              <w:pStyle w:val="ByReference"/>
            </w:pPr>
            <w:r>
              <w:t>52.203-11</w:t>
            </w:r>
          </w:p>
        </w:tc>
        <w:tc>
          <w:tcPr>
            <w:tcW w:w="6192" w:type="dxa"/>
          </w:tcPr>
          <w:p w14:paraId="5DEBA769" w14:textId="77777777" w:rsidR="000B5897" w:rsidRDefault="00630514">
            <w:pPr>
              <w:pStyle w:val="ByReference"/>
            </w:pPr>
            <w:r>
              <w:t>CERTIFICATION AND DISCLOSURE REGARDING PAYMENTS TO INFLUENCE CERTAIN FEDERAL TRANSACTIONS</w:t>
            </w:r>
          </w:p>
        </w:tc>
        <w:tc>
          <w:tcPr>
            <w:tcW w:w="1440" w:type="dxa"/>
          </w:tcPr>
          <w:p w14:paraId="5DEBA76A" w14:textId="77777777" w:rsidR="000B5897" w:rsidRDefault="00630514">
            <w:pPr>
              <w:pStyle w:val="ByReference"/>
            </w:pPr>
            <w:r>
              <w:t>SEP 2024</w:t>
            </w:r>
          </w:p>
        </w:tc>
      </w:tr>
      <w:tr w:rsidR="000B5897" w14:paraId="5DEBA76F" w14:textId="77777777">
        <w:tc>
          <w:tcPr>
            <w:tcW w:w="1440" w:type="dxa"/>
          </w:tcPr>
          <w:p w14:paraId="5DEBA76C" w14:textId="77777777" w:rsidR="000B5897" w:rsidRDefault="00630514">
            <w:pPr>
              <w:pStyle w:val="ByReference"/>
            </w:pPr>
            <w:r>
              <w:t>52.203-18</w:t>
            </w:r>
          </w:p>
        </w:tc>
        <w:tc>
          <w:tcPr>
            <w:tcW w:w="6192" w:type="dxa"/>
          </w:tcPr>
          <w:p w14:paraId="5DEBA76D" w14:textId="77777777" w:rsidR="000B5897" w:rsidRDefault="00630514">
            <w:pPr>
              <w:pStyle w:val="ByReference"/>
            </w:pPr>
            <w:r>
              <w:t>PROHIBITION ON CONTRACTING WITH ENTITIES THAT REQUIRE CERTAIN INTERNAL CONFIDENTIALITY AGREEMENTS OR STATEMENTS—REPRESENTATION</w:t>
            </w:r>
          </w:p>
        </w:tc>
        <w:tc>
          <w:tcPr>
            <w:tcW w:w="1440" w:type="dxa"/>
          </w:tcPr>
          <w:p w14:paraId="5DEBA76E" w14:textId="77777777" w:rsidR="000B5897" w:rsidRDefault="00630514">
            <w:pPr>
              <w:pStyle w:val="ByReference"/>
            </w:pPr>
            <w:r>
              <w:t>JAN 2017</w:t>
            </w:r>
          </w:p>
        </w:tc>
      </w:tr>
      <w:tr w:rsidR="000B5897" w14:paraId="5DEBA773" w14:textId="77777777">
        <w:tc>
          <w:tcPr>
            <w:tcW w:w="1440" w:type="dxa"/>
          </w:tcPr>
          <w:p w14:paraId="5DEBA770" w14:textId="77777777" w:rsidR="000B5897" w:rsidRDefault="00630514">
            <w:pPr>
              <w:pStyle w:val="ByReference"/>
            </w:pPr>
            <w:r>
              <w:t>52.204-7</w:t>
            </w:r>
          </w:p>
        </w:tc>
        <w:tc>
          <w:tcPr>
            <w:tcW w:w="6192" w:type="dxa"/>
          </w:tcPr>
          <w:p w14:paraId="5DEBA771" w14:textId="77777777" w:rsidR="000B5897" w:rsidRDefault="00630514">
            <w:pPr>
              <w:pStyle w:val="ByReference"/>
            </w:pPr>
            <w:r>
              <w:t>SYSTEM FOR AWARD MANAGEMENT—REGISTRATION (DEVIATION)</w:t>
            </w:r>
          </w:p>
        </w:tc>
        <w:tc>
          <w:tcPr>
            <w:tcW w:w="1440" w:type="dxa"/>
          </w:tcPr>
          <w:p w14:paraId="5DEBA772" w14:textId="77777777" w:rsidR="000B5897" w:rsidRDefault="00630514">
            <w:pPr>
              <w:pStyle w:val="ByReference"/>
            </w:pPr>
            <w:r>
              <w:t>NOV 2025</w:t>
            </w:r>
          </w:p>
        </w:tc>
      </w:tr>
      <w:tr w:rsidR="000B5897" w14:paraId="5DEBA777" w14:textId="77777777">
        <w:tc>
          <w:tcPr>
            <w:tcW w:w="1440" w:type="dxa"/>
          </w:tcPr>
          <w:p w14:paraId="5DEBA774" w14:textId="77777777" w:rsidR="000B5897" w:rsidRDefault="00630514">
            <w:pPr>
              <w:pStyle w:val="ByReference"/>
            </w:pPr>
            <w:r>
              <w:t>52.229-11</w:t>
            </w:r>
          </w:p>
        </w:tc>
        <w:tc>
          <w:tcPr>
            <w:tcW w:w="6192" w:type="dxa"/>
          </w:tcPr>
          <w:p w14:paraId="5DEBA775" w14:textId="77777777" w:rsidR="000B5897" w:rsidRDefault="00630514">
            <w:pPr>
              <w:pStyle w:val="ByReference"/>
            </w:pPr>
            <w:r>
              <w:t>TAX ON CERTAIN FOREIGN PROCUREMENTS—NOTICE AND REPRESENTATION</w:t>
            </w:r>
          </w:p>
        </w:tc>
        <w:tc>
          <w:tcPr>
            <w:tcW w:w="1440" w:type="dxa"/>
          </w:tcPr>
          <w:p w14:paraId="5DEBA776" w14:textId="77777777" w:rsidR="000B5897" w:rsidRDefault="00630514">
            <w:pPr>
              <w:pStyle w:val="ByReference"/>
            </w:pPr>
            <w:r>
              <w:t>JUN 2020</w:t>
            </w:r>
          </w:p>
        </w:tc>
      </w:tr>
    </w:tbl>
    <w:p w14:paraId="5DEBA778" w14:textId="77777777" w:rsidR="00630514" w:rsidRDefault="00630514">
      <w:pPr>
        <w:pStyle w:val="Heading2"/>
      </w:pPr>
      <w:bookmarkStart w:id="31" w:name="_Toc256000025"/>
      <w:r>
        <w:t>E.3 52.209-7 INFORMATION REGARDING RESPONSIBILITY MATTERS (OCT 2018)</w:t>
      </w:r>
      <w:bookmarkEnd w:id="31"/>
    </w:p>
    <w:p w14:paraId="5DEBA779" w14:textId="77777777" w:rsidR="00630514" w:rsidRPr="004C7647" w:rsidRDefault="00630514">
      <w:r>
        <w:t xml:space="preserve">  (a) </w:t>
      </w:r>
      <w:r w:rsidRPr="001D1D0E">
        <w:rPr>
          <w:i/>
        </w:rPr>
        <w:t>Definitions.</w:t>
      </w:r>
      <w:r>
        <w:t xml:space="preserve"> As used in this provision</w:t>
      </w:r>
      <w:r w:rsidRPr="004C7647">
        <w:t>—</w:t>
      </w:r>
    </w:p>
    <w:p w14:paraId="5DEBA77A" w14:textId="77777777" w:rsidR="00630514" w:rsidRDefault="00630514">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DEBA77B" w14:textId="77777777" w:rsidR="00630514" w:rsidRDefault="00630514">
      <w:r>
        <w:lastRenderedPageBreak/>
        <w:t xml:space="preserve">  "Federal contracts and grants with total value greater than $10,000,000" means</w:t>
      </w:r>
      <w:r w:rsidRPr="004C7647">
        <w:t>—</w:t>
      </w:r>
    </w:p>
    <w:p w14:paraId="5DEBA77C" w14:textId="77777777" w:rsidR="00630514" w:rsidRDefault="00630514">
      <w:r>
        <w:t xml:space="preserve">    (1) The total value of all current, active contracts and grants, including all priced options; and</w:t>
      </w:r>
    </w:p>
    <w:p w14:paraId="5DEBA77D" w14:textId="77777777" w:rsidR="00630514" w:rsidRDefault="00630514">
      <w:r>
        <w:t xml:space="preserve">    (2) The total value of all current, active orders including all priced options under indefinite-delivery, indefinite-quantity, 8(a), or requirements contracts (including task and delivery and multiple-award Schedules).</w:t>
      </w:r>
    </w:p>
    <w:p w14:paraId="5DEBA77E" w14:textId="77777777" w:rsidR="00630514" w:rsidRDefault="00630514">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DEBA77F" w14:textId="77777777" w:rsidR="00630514" w:rsidRDefault="00630514">
      <w:r>
        <w:t xml:space="preserve">  (b) The offeror [ ] has [ ] does not have current active Federal contracts and grants with total value greater than $10,000,000.</w:t>
      </w:r>
    </w:p>
    <w:p w14:paraId="5DEBA780" w14:textId="77777777" w:rsidR="00630514" w:rsidRDefault="00630514">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DEBA781" w14:textId="77777777" w:rsidR="00630514" w:rsidRDefault="00630514">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DEBA782" w14:textId="77777777" w:rsidR="00630514" w:rsidRDefault="00630514">
      <w:r>
        <w:t xml:space="preserve">      (i) In a criminal proceeding, a conviction.</w:t>
      </w:r>
    </w:p>
    <w:p w14:paraId="5DEBA783" w14:textId="77777777" w:rsidR="00630514" w:rsidRDefault="00630514">
      <w:r>
        <w:t xml:space="preserve">      (ii) In a civil proceeding, a finding of fault and liability that results in the payment of a monetary fine, penalty, reimbursement, restitution, or damages of $5,000 or more.</w:t>
      </w:r>
    </w:p>
    <w:p w14:paraId="5DEBA784" w14:textId="77777777" w:rsidR="00630514" w:rsidRDefault="00630514">
      <w:r>
        <w:t xml:space="preserve">      (iii) In an administrative proceeding, a finding of fault and liability that results in</w:t>
      </w:r>
      <w:r w:rsidRPr="004C7647">
        <w:t>—</w:t>
      </w:r>
    </w:p>
    <w:p w14:paraId="5DEBA785" w14:textId="77777777" w:rsidR="00630514" w:rsidRDefault="00630514">
      <w:r>
        <w:t xml:space="preserve">        (A) The payment of a monetary fine or penalty of $5,000 or more; or</w:t>
      </w:r>
    </w:p>
    <w:p w14:paraId="5DEBA786" w14:textId="77777777" w:rsidR="00630514" w:rsidRDefault="00630514">
      <w:r>
        <w:t xml:space="preserve">        (B) The payment of a reimbursement, restitution, or damages in excess of $100,000.</w:t>
      </w:r>
    </w:p>
    <w:p w14:paraId="5DEBA787" w14:textId="77777777" w:rsidR="00630514" w:rsidRDefault="00630514">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DEBA788" w14:textId="77777777" w:rsidR="00630514" w:rsidRDefault="00630514">
      <w:r>
        <w:t xml:space="preserve">    (2) If the offeror has been involved in the last five years in any of the occurrences listed in (c)(1) of this provision, whether the offeror has provided the requested information with regard to each occurrence.</w:t>
      </w:r>
    </w:p>
    <w:p w14:paraId="5DEBA789" w14:textId="77777777" w:rsidR="00630514" w:rsidRDefault="00630514">
      <w:r>
        <w:t xml:space="preserve">  (d) The offeror shall post the information in paragraphs (c)(1)(i) through (c)(1)(iv) of this provision in FAPIIS as required through maintaining an active registration in the System for Award Management, which can be accessed via </w:t>
      </w:r>
      <w:hyperlink r:id="rId44" w:history="1">
        <w:r w:rsidRPr="00702D3E">
          <w:rPr>
            <w:rStyle w:val="Hyperlink"/>
            <w:i/>
          </w:rPr>
          <w:t>https://www.sam.gov</w:t>
        </w:r>
      </w:hyperlink>
      <w:r>
        <w:t xml:space="preserve"> (see 52.204-7).</w:t>
      </w:r>
    </w:p>
    <w:p w14:paraId="5DEBA78A" w14:textId="77777777" w:rsidR="00630514" w:rsidRDefault="00630514" w:rsidP="001D1D0E">
      <w:pPr>
        <w:jc w:val="center"/>
      </w:pPr>
      <w:r>
        <w:t>(End of Provision)</w:t>
      </w:r>
    </w:p>
    <w:p w14:paraId="5DEBA78B" w14:textId="77777777" w:rsidR="00630514" w:rsidRDefault="00630514">
      <w:pPr>
        <w:pStyle w:val="Heading2"/>
      </w:pPr>
      <w:bookmarkStart w:id="32" w:name="_Toc256000026"/>
      <w:r>
        <w:lastRenderedPageBreak/>
        <w:t>E.4  52.233-2  SERVICE OF PROTEST  (SEP 2006)</w:t>
      </w:r>
      <w:bookmarkEnd w:id="32"/>
    </w:p>
    <w:p w14:paraId="5DEBA78C" w14:textId="77777777" w:rsidR="00630514" w:rsidRDefault="00630514"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DEBA78D" w14:textId="77777777" w:rsidR="00630514" w:rsidRDefault="00630514" w:rsidP="007132EA">
      <w:r>
        <w:t xml:space="preserve">     Renee Kale</w:t>
      </w:r>
    </w:p>
    <w:p w14:paraId="5DEBA78E" w14:textId="77777777" w:rsidR="00630514" w:rsidRDefault="00630514">
      <w:pPr>
        <w:pStyle w:val="NoSpacing"/>
      </w:pPr>
      <w:r>
        <w:t xml:space="preserve">     email only</w:t>
      </w:r>
    </w:p>
    <w:p w14:paraId="5DEBA78F" w14:textId="77777777" w:rsidR="00630514" w:rsidRDefault="00630514">
      <w:r>
        <w:t xml:space="preserve">     Hand-Carried Address:</w:t>
      </w:r>
    </w:p>
    <w:p w14:paraId="5DEBA790" w14:textId="77777777" w:rsidR="00630514" w:rsidRDefault="00630514" w:rsidP="007132EA">
      <w:r>
        <w:t xml:space="preserve">     renee.kale@va.gov</w:t>
      </w:r>
    </w:p>
    <w:p w14:paraId="5DEBA791" w14:textId="77777777" w:rsidR="00630514" w:rsidRDefault="00630514">
      <w:pPr>
        <w:pStyle w:val="NoSpacing"/>
      </w:pPr>
      <w:r>
        <w:t xml:space="preserve">     </w:t>
      </w:r>
    </w:p>
    <w:p w14:paraId="5DEBA792" w14:textId="77777777" w:rsidR="00630514" w:rsidRDefault="00630514">
      <w:pPr>
        <w:pStyle w:val="NoSpacing"/>
      </w:pPr>
      <w:r>
        <w:t xml:space="preserve">     </w:t>
      </w:r>
    </w:p>
    <w:p w14:paraId="5DEBA793" w14:textId="77777777" w:rsidR="00630514" w:rsidRDefault="00630514">
      <w:pPr>
        <w:pStyle w:val="NoSpacing"/>
      </w:pPr>
      <w:r>
        <w:t xml:space="preserve">     </w:t>
      </w:r>
    </w:p>
    <w:p w14:paraId="5DEBA794" w14:textId="77777777" w:rsidR="00630514" w:rsidRDefault="00630514">
      <w:pPr>
        <w:pStyle w:val="NoSpacing"/>
      </w:pPr>
      <w:r>
        <w:t xml:space="preserve">        </w:t>
      </w:r>
    </w:p>
    <w:p w14:paraId="5DEBA795" w14:textId="77777777" w:rsidR="00630514" w:rsidRDefault="00630514" w:rsidP="007132EA">
      <w:r>
        <w:t xml:space="preserve">     Mailing Address:</w:t>
      </w:r>
    </w:p>
    <w:p w14:paraId="5DEBA796" w14:textId="77777777" w:rsidR="00630514" w:rsidRDefault="00630514" w:rsidP="007132EA">
      <w:r>
        <w:t xml:space="preserve">     </w:t>
      </w:r>
    </w:p>
    <w:p w14:paraId="5DEBA797" w14:textId="77777777" w:rsidR="00630514" w:rsidRDefault="00630514">
      <w:pPr>
        <w:pStyle w:val="NoSpacing"/>
      </w:pPr>
      <w:r>
        <w:t xml:space="preserve">     </w:t>
      </w:r>
    </w:p>
    <w:p w14:paraId="5DEBA798" w14:textId="77777777" w:rsidR="00630514" w:rsidRDefault="00630514">
      <w:pPr>
        <w:pStyle w:val="NoSpacing"/>
      </w:pPr>
      <w:r>
        <w:t xml:space="preserve">     </w:t>
      </w:r>
    </w:p>
    <w:p w14:paraId="5DEBA799" w14:textId="77777777" w:rsidR="00630514" w:rsidRDefault="00630514">
      <w:pPr>
        <w:pStyle w:val="NoSpacing"/>
      </w:pPr>
      <w:r>
        <w:t xml:space="preserve">     </w:t>
      </w:r>
    </w:p>
    <w:p w14:paraId="5DEBA79A" w14:textId="77777777" w:rsidR="00630514" w:rsidRDefault="00630514">
      <w:pPr>
        <w:pStyle w:val="NoSpacing"/>
      </w:pPr>
      <w:r>
        <w:t xml:space="preserve">        </w:t>
      </w:r>
    </w:p>
    <w:p w14:paraId="5DEBA79B" w14:textId="77777777" w:rsidR="00630514" w:rsidRDefault="00630514">
      <w:r>
        <w:t xml:space="preserve">  (b) The copy of any protest shall be received in the office designated above within one day of filing a protest with the GAO.</w:t>
      </w:r>
    </w:p>
    <w:p w14:paraId="5DEBA79C" w14:textId="77777777" w:rsidR="00630514" w:rsidRDefault="00630514" w:rsidP="003E6486">
      <w:pPr>
        <w:jc w:val="center"/>
      </w:pPr>
      <w:r>
        <w:t>(End of Provision)</w:t>
      </w:r>
    </w:p>
    <w:p w14:paraId="5DEBA79D" w14:textId="77777777" w:rsidR="00630514" w:rsidRDefault="00630514">
      <w:pPr>
        <w:pStyle w:val="Heading2"/>
      </w:pPr>
      <w:bookmarkStart w:id="33" w:name="_Toc256000027"/>
      <w:r>
        <w:t>E.5  52.240-90  SECURITY PROHIBITIONS AND EXCLUSIONS REPRESENTATIONS AND CERTIFICATIONS (NOV 2025) (DEVIATION)</w:t>
      </w:r>
      <w:bookmarkEnd w:id="33"/>
    </w:p>
    <w:p w14:paraId="5DEBA79E" w14:textId="77777777" w:rsidR="00630514" w:rsidRPr="00783A32" w:rsidRDefault="00630514" w:rsidP="00783A32">
      <w:r>
        <w:t xml:space="preserve">  </w:t>
      </w:r>
      <w:r w:rsidRPr="00783A32">
        <w:t>(a)</w:t>
      </w:r>
      <w:r>
        <w:t xml:space="preserve"> </w:t>
      </w:r>
      <w:r w:rsidRPr="00783A32">
        <w:rPr>
          <w:i/>
          <w:iCs/>
        </w:rPr>
        <w:t>Definitions.</w:t>
      </w:r>
      <w:r>
        <w:t xml:space="preserve"> </w:t>
      </w:r>
      <w:r w:rsidRPr="00783A32">
        <w:t>As used in this provision—</w:t>
      </w:r>
    </w:p>
    <w:p w14:paraId="5DEBA79F" w14:textId="77777777" w:rsidR="00630514" w:rsidRPr="00783A32" w:rsidRDefault="00630514"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DEBA7A0" w14:textId="77777777" w:rsidR="00630514" w:rsidRPr="00783A32" w:rsidRDefault="00630514"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5DEBA7A1" w14:textId="77777777" w:rsidR="00630514" w:rsidRPr="00783A32" w:rsidRDefault="00630514" w:rsidP="00783A32">
      <w:r>
        <w:rPr>
          <w:i/>
          <w:iCs/>
        </w:rPr>
        <w:t xml:space="preserve">  </w:t>
      </w:r>
      <w:r w:rsidRPr="00783A32">
        <w:rPr>
          <w:i/>
          <w:iCs/>
        </w:rPr>
        <w:t>Marginalized populations of Sudan</w:t>
      </w:r>
      <w:r>
        <w:t xml:space="preserve"> </w:t>
      </w:r>
      <w:r w:rsidRPr="00783A32">
        <w:t>means—</w:t>
      </w:r>
    </w:p>
    <w:p w14:paraId="5DEBA7A2" w14:textId="77777777" w:rsidR="00630514" w:rsidRPr="00783A32" w:rsidRDefault="00630514"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DEBA7A3" w14:textId="77777777" w:rsidR="00630514" w:rsidRPr="00783A32" w:rsidRDefault="00630514" w:rsidP="00783A32">
      <w:r>
        <w:t xml:space="preserve">    </w:t>
      </w:r>
      <w:r w:rsidRPr="00783A32">
        <w:t>(2)</w:t>
      </w:r>
      <w:r>
        <w:t xml:space="preserve"> </w:t>
      </w:r>
      <w:r w:rsidRPr="00783A32">
        <w:t>Marginalized areas in Northern Sudan described in section 4(9) of such Act.</w:t>
      </w:r>
    </w:p>
    <w:p w14:paraId="5DEBA7A4" w14:textId="77777777" w:rsidR="00630514" w:rsidRPr="00783A32" w:rsidRDefault="00630514" w:rsidP="00783A32">
      <w:r>
        <w:rPr>
          <w:i/>
          <w:iCs/>
        </w:rPr>
        <w:lastRenderedPageBreak/>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DEBA7A5" w14:textId="77777777" w:rsidR="00630514" w:rsidRPr="00783A32" w:rsidRDefault="00630514" w:rsidP="00783A32">
      <w:r>
        <w:t xml:space="preserve">    </w:t>
      </w:r>
      <w:r w:rsidRPr="00783A32">
        <w:t>(1)</w:t>
      </w:r>
      <w:r>
        <w:t xml:space="preserve"> </w:t>
      </w:r>
      <w:r w:rsidRPr="00783A32">
        <w:t>Are conducted under contract directly and exclusively with the regional government of southern Sudan;</w:t>
      </w:r>
    </w:p>
    <w:p w14:paraId="5DEBA7A6" w14:textId="77777777" w:rsidR="00630514" w:rsidRPr="00783A32" w:rsidRDefault="00630514"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DEBA7A7" w14:textId="77777777" w:rsidR="00630514" w:rsidRPr="00783A32" w:rsidRDefault="00630514" w:rsidP="00783A32">
      <w:r>
        <w:t xml:space="preserve">    </w:t>
      </w:r>
      <w:r w:rsidRPr="00783A32">
        <w:t>(3)</w:t>
      </w:r>
      <w:r>
        <w:t xml:space="preserve"> </w:t>
      </w:r>
      <w:r w:rsidRPr="00783A32">
        <w:t>Consist of providing goods or services to marginalized populations of Sudan;</w:t>
      </w:r>
    </w:p>
    <w:p w14:paraId="5DEBA7A8" w14:textId="77777777" w:rsidR="00630514" w:rsidRPr="00783A32" w:rsidRDefault="00630514" w:rsidP="00783A32">
      <w:r>
        <w:t xml:space="preserve">    </w:t>
      </w:r>
      <w:r w:rsidRPr="00783A32">
        <w:t>(4)</w:t>
      </w:r>
      <w:r>
        <w:t xml:space="preserve"> </w:t>
      </w:r>
      <w:r w:rsidRPr="00783A32">
        <w:t>Consist of providing goods or services to an internationally recognized peacekeeping force or humanitarian organization;</w:t>
      </w:r>
    </w:p>
    <w:p w14:paraId="5DEBA7A9" w14:textId="77777777" w:rsidR="00630514" w:rsidRPr="00783A32" w:rsidRDefault="00630514" w:rsidP="00783A32">
      <w:r>
        <w:t xml:space="preserve">    </w:t>
      </w:r>
      <w:r w:rsidRPr="00783A32">
        <w:t>(5)</w:t>
      </w:r>
      <w:r>
        <w:t xml:space="preserve"> </w:t>
      </w:r>
      <w:r w:rsidRPr="00783A32">
        <w:t>Consist of providing goods or services that are used only to promote health or education; or</w:t>
      </w:r>
    </w:p>
    <w:p w14:paraId="5DEBA7AA" w14:textId="77777777" w:rsidR="00630514" w:rsidRPr="00783A32" w:rsidRDefault="00630514" w:rsidP="00783A32">
      <w:r>
        <w:t xml:space="preserve">    </w:t>
      </w:r>
      <w:r w:rsidRPr="00783A32">
        <w:t>(6)</w:t>
      </w:r>
      <w:r>
        <w:t xml:space="preserve"> </w:t>
      </w:r>
      <w:r w:rsidRPr="00783A32">
        <w:t>Have been voluntarily suspended.</w:t>
      </w:r>
    </w:p>
    <w:p w14:paraId="5DEBA7AB" w14:textId="77777777" w:rsidR="00630514" w:rsidRPr="00783A32" w:rsidRDefault="00630514" w:rsidP="00783A32">
      <w:r>
        <w:rPr>
          <w:i/>
          <w:iCs/>
        </w:rPr>
        <w:t xml:space="preserve">  </w:t>
      </w:r>
      <w:r w:rsidRPr="00783A32">
        <w:rPr>
          <w:i/>
          <w:iCs/>
        </w:rPr>
        <w:t>Sensitive technology</w:t>
      </w:r>
      <w:r w:rsidRPr="00783A32">
        <w:t>—</w:t>
      </w:r>
    </w:p>
    <w:p w14:paraId="5DEBA7AC" w14:textId="77777777" w:rsidR="00630514" w:rsidRPr="00783A32" w:rsidRDefault="00630514" w:rsidP="00783A32">
      <w:r>
        <w:t xml:space="preserve">    </w:t>
      </w:r>
      <w:r w:rsidRPr="00783A32">
        <w:t>(1)</w:t>
      </w:r>
      <w:r>
        <w:t xml:space="preserve"> </w:t>
      </w:r>
      <w:r w:rsidRPr="00783A32">
        <w:t>Means hardware, software, telecommunications equipment, or any other technology that is to be used specifically—</w:t>
      </w:r>
    </w:p>
    <w:p w14:paraId="5DEBA7AD" w14:textId="77777777" w:rsidR="00630514" w:rsidRPr="00783A32" w:rsidRDefault="00630514" w:rsidP="00783A32">
      <w:r>
        <w:t xml:space="preserve">      </w:t>
      </w:r>
      <w:r w:rsidRPr="00783A32">
        <w:t>(i)</w:t>
      </w:r>
      <w:r>
        <w:t xml:space="preserve"> </w:t>
      </w:r>
      <w:r w:rsidRPr="00783A32">
        <w:t>To restrict the free flow of unbiased information in Iran; or</w:t>
      </w:r>
    </w:p>
    <w:p w14:paraId="5DEBA7AE" w14:textId="77777777" w:rsidR="00630514" w:rsidRPr="00783A32" w:rsidRDefault="00630514" w:rsidP="00783A32">
      <w:r>
        <w:t xml:space="preserve">      </w:t>
      </w:r>
      <w:r w:rsidRPr="00783A32">
        <w:t>(ii)</w:t>
      </w:r>
      <w:r>
        <w:t xml:space="preserve"> </w:t>
      </w:r>
      <w:r w:rsidRPr="00783A32">
        <w:t>To disrupt, monitor, or otherwise restrict speech of the people of Iran; and</w:t>
      </w:r>
    </w:p>
    <w:p w14:paraId="5DEBA7AF" w14:textId="77777777" w:rsidR="00630514" w:rsidRPr="00783A32" w:rsidRDefault="00630514"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DEBA7B0" w14:textId="77777777" w:rsidR="00630514" w:rsidRPr="00783A32" w:rsidRDefault="00630514" w:rsidP="00783A32">
      <w:r>
        <w:t xml:space="preserve">  </w:t>
      </w:r>
      <w:r w:rsidRPr="00783A32">
        <w:t>(b)</w:t>
      </w:r>
      <w:r>
        <w:t xml:space="preserve"> </w:t>
      </w:r>
      <w:r w:rsidRPr="00783A32">
        <w:rPr>
          <w:i/>
          <w:iCs/>
        </w:rPr>
        <w:t>Procedures</w:t>
      </w:r>
      <w:r w:rsidRPr="00783A32">
        <w:t>.</w:t>
      </w:r>
    </w:p>
    <w:p w14:paraId="5DEBA7B1" w14:textId="77777777" w:rsidR="00630514" w:rsidRPr="00783A32" w:rsidRDefault="00630514"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DEBA7B2" w14:textId="77777777" w:rsidR="00630514" w:rsidRPr="00783A32" w:rsidRDefault="00630514" w:rsidP="00783A32">
      <w:r>
        <w:t xml:space="preserve">    </w:t>
      </w:r>
      <w:r w:rsidRPr="00783A32">
        <w:t>(2)</w:t>
      </w:r>
      <w:r>
        <w:t xml:space="preserve"> </w:t>
      </w:r>
      <w:r w:rsidRPr="00783A32">
        <w:rPr>
          <w:i/>
          <w:iCs/>
        </w:rPr>
        <w:t>FASCSA Orders</w:t>
      </w:r>
      <w:r w:rsidRPr="00783A32">
        <w:t>.</w:t>
      </w:r>
    </w:p>
    <w:p w14:paraId="5DEBA7B3" w14:textId="77777777" w:rsidR="00630514" w:rsidRPr="00783A32" w:rsidRDefault="00630514"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DEBA7B4" w14:textId="77777777" w:rsidR="00630514" w:rsidRPr="00783A32" w:rsidRDefault="00630514"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DEBA7B5" w14:textId="77777777" w:rsidR="00630514" w:rsidRPr="00783A32" w:rsidRDefault="00630514"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5DEBA7B6" w14:textId="77777777" w:rsidR="00630514" w:rsidRPr="00783A32" w:rsidRDefault="00630514"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DEBA7B7" w14:textId="77777777" w:rsidR="00630514" w:rsidRPr="00783A32" w:rsidRDefault="00630514"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DEBA7B8" w14:textId="77777777" w:rsidR="00630514" w:rsidRPr="00783A32" w:rsidRDefault="00630514"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DEBA7B9" w14:textId="77777777" w:rsidR="00630514" w:rsidRPr="00783A32" w:rsidRDefault="00630514"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DEBA7BA" w14:textId="77777777" w:rsidR="00630514" w:rsidRPr="00783A32" w:rsidRDefault="00630514"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DEBA7BB" w14:textId="77777777" w:rsidR="00630514" w:rsidRPr="00783A32" w:rsidRDefault="00630514" w:rsidP="00783A32">
      <w:r>
        <w:t xml:space="preserve">  </w:t>
      </w:r>
      <w:r w:rsidRPr="00783A32">
        <w:t>(f)</w:t>
      </w:r>
      <w:r>
        <w:t xml:space="preserve"> </w:t>
      </w:r>
      <w:r w:rsidRPr="00783A32">
        <w:rPr>
          <w:i/>
          <w:iCs/>
        </w:rPr>
        <w:t>Iran Representation and Certifications</w:t>
      </w:r>
      <w:r w:rsidRPr="00783A32">
        <w:t>.</w:t>
      </w:r>
    </w:p>
    <w:p w14:paraId="5DEBA7BC" w14:textId="77777777" w:rsidR="00630514" w:rsidRPr="00783A32" w:rsidRDefault="00630514"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DEBA7BD" w14:textId="77777777" w:rsidR="00630514" w:rsidRPr="00783A32" w:rsidRDefault="00630514"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DEBA7BE" w14:textId="77777777" w:rsidR="00630514" w:rsidRPr="00783A32" w:rsidRDefault="00630514"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DEBA7BF" w14:textId="77777777" w:rsidR="00630514" w:rsidRPr="00783A32" w:rsidRDefault="00630514"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6" w:history="1">
        <w:r w:rsidRPr="00FC16F2">
          <w:rPr>
            <w:rStyle w:val="Hyperlink"/>
            <w:i/>
            <w:iCs/>
          </w:rPr>
          <w:t>https://www.treasury.gov/resource-center/sanctions/SDN-List/Pages/default.aspx</w:t>
        </w:r>
      </w:hyperlink>
      <w:r w:rsidRPr="00783A32">
        <w:t>)</w:t>
      </w:r>
    </w:p>
    <w:p w14:paraId="5DEBA7C0" w14:textId="77777777" w:rsidR="00630514" w:rsidRPr="00783A32" w:rsidRDefault="00630514" w:rsidP="00783A32">
      <w:r>
        <w:t xml:space="preserve">    </w:t>
      </w:r>
      <w:r w:rsidRPr="00783A32">
        <w:t>(2)</w:t>
      </w:r>
      <w:r>
        <w:t xml:space="preserve"> </w:t>
      </w:r>
      <w:r w:rsidRPr="00783A32">
        <w:t>Exception for trade agreements. The representation and certification requirements of paragraph (f)(1) of this provision do not apply if—</w:t>
      </w:r>
    </w:p>
    <w:p w14:paraId="5DEBA7C1" w14:textId="77777777" w:rsidR="00630514" w:rsidRPr="00783A32" w:rsidRDefault="00630514" w:rsidP="00783A32">
      <w:r>
        <w:t xml:space="preserve">      </w:t>
      </w:r>
      <w:r w:rsidRPr="00783A32">
        <w:t>(i)</w:t>
      </w:r>
      <w:r>
        <w:t xml:space="preserve"> </w:t>
      </w:r>
      <w:r w:rsidRPr="00783A32">
        <w:t>This solicitation includes a trade agreements notice or certification (e.g., 52.225-6, Trade Agreements Certificate); and</w:t>
      </w:r>
    </w:p>
    <w:p w14:paraId="5DEBA7C2" w14:textId="77777777" w:rsidR="00630514" w:rsidRPr="00783A32" w:rsidRDefault="00630514"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DEBA7C3" w14:textId="77777777" w:rsidR="00630514" w:rsidRPr="00783A32" w:rsidRDefault="00630514" w:rsidP="00783A32">
      <w:r>
        <w:t xml:space="preserve">      </w:t>
      </w:r>
      <w:r w:rsidRPr="00783A32">
        <w:t>(iii)</w:t>
      </w:r>
      <w:r>
        <w:t xml:space="preserve"> </w:t>
      </w:r>
      <w:r w:rsidRPr="00783A32">
        <w:t>The offeror shall email questions concerning sensitive technology to the Department of State at</w:t>
      </w:r>
      <w:r>
        <w:t xml:space="preserve"> </w:t>
      </w:r>
      <w:hyperlink r:id="rId47" w:history="1">
        <w:r w:rsidRPr="00FC16F2">
          <w:rPr>
            <w:rStyle w:val="Hyperlink"/>
            <w:i/>
            <w:iCs/>
          </w:rPr>
          <w:t>CISADA106@state.gov</w:t>
        </w:r>
      </w:hyperlink>
      <w:r w:rsidRPr="00783A32">
        <w:t>.</w:t>
      </w:r>
    </w:p>
    <w:p w14:paraId="5DEBA7C4" w14:textId="77777777" w:rsidR="00630514" w:rsidRPr="00783A32" w:rsidRDefault="00630514" w:rsidP="00783A32">
      <w:r>
        <w:t xml:space="preserve">  </w:t>
      </w:r>
      <w:r w:rsidRPr="00783A32">
        <w:t>(g)</w:t>
      </w:r>
      <w:r>
        <w:t xml:space="preserve"> </w:t>
      </w:r>
      <w:r w:rsidRPr="00783A32">
        <w:rPr>
          <w:i/>
          <w:iCs/>
        </w:rPr>
        <w:t>Disclosure</w:t>
      </w:r>
      <w:r w:rsidRPr="00783A32">
        <w:t>.</w:t>
      </w:r>
    </w:p>
    <w:p w14:paraId="5DEBA7C5" w14:textId="77777777" w:rsidR="00630514" w:rsidRPr="00783A32" w:rsidRDefault="00630514"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DEBA7C6" w14:textId="77777777" w:rsidR="00630514" w:rsidRPr="00783A32" w:rsidRDefault="00630514" w:rsidP="00783A32">
      <w:r>
        <w:t xml:space="preserve">      </w:t>
      </w:r>
      <w:r w:rsidRPr="00783A32">
        <w:t>(i)</w:t>
      </w:r>
      <w:r>
        <w:t xml:space="preserve"> </w:t>
      </w:r>
      <w:r w:rsidRPr="00783A32">
        <w:t>Contract number and order number, if applicable;</w:t>
      </w:r>
    </w:p>
    <w:p w14:paraId="5DEBA7C7" w14:textId="77777777" w:rsidR="00630514" w:rsidRPr="00783A32" w:rsidRDefault="00630514"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DEBA7C8" w14:textId="77777777" w:rsidR="00630514" w:rsidRPr="00783A32" w:rsidRDefault="00630514"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EBA7C9" w14:textId="77777777" w:rsidR="00630514" w:rsidRPr="00783A32" w:rsidRDefault="00630514"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EBA7CA" w14:textId="77777777" w:rsidR="00630514" w:rsidRPr="00783A32" w:rsidRDefault="00630514" w:rsidP="00783A32">
      <w:r>
        <w:t xml:space="preserve">      </w:t>
      </w:r>
      <w:r w:rsidRPr="00783A32">
        <w:t>(v)</w:t>
      </w:r>
      <w:r>
        <w:t xml:space="preserve"> </w:t>
      </w:r>
      <w:r w:rsidRPr="00783A32">
        <w:t>Description of the functionality of the product or service and how that functionality impacts the risk to the product or service;</w:t>
      </w:r>
    </w:p>
    <w:p w14:paraId="5DEBA7CB" w14:textId="77777777" w:rsidR="00630514" w:rsidRPr="00783A32" w:rsidRDefault="00630514"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5DEBA7CC" w14:textId="77777777" w:rsidR="00630514" w:rsidRPr="00783A32" w:rsidRDefault="00630514" w:rsidP="00783A32">
      <w:r>
        <w:t xml:space="preserve">      </w:t>
      </w:r>
      <w:r w:rsidRPr="00783A32">
        <w:t>(vii)</w:t>
      </w:r>
      <w:r>
        <w:t xml:space="preserve"> </w:t>
      </w:r>
      <w:r w:rsidRPr="00783A32">
        <w:t>Whether alternative products or services are available that would be compliant with the prohibition;</w:t>
      </w:r>
    </w:p>
    <w:p w14:paraId="5DEBA7CD" w14:textId="77777777" w:rsidR="00630514" w:rsidRPr="00783A32" w:rsidRDefault="00630514" w:rsidP="00783A32">
      <w:r>
        <w:t xml:space="preserve">      </w:t>
      </w:r>
      <w:r w:rsidRPr="00783A32">
        <w:t>(viii)</w:t>
      </w:r>
      <w:r>
        <w:t xml:space="preserve"> </w:t>
      </w:r>
      <w:r w:rsidRPr="00783A32">
        <w:t>If the product or service is related to item maintenance, include the following information on the item being maintained:</w:t>
      </w:r>
    </w:p>
    <w:p w14:paraId="5DEBA7CE" w14:textId="77777777" w:rsidR="00630514" w:rsidRPr="00783A32" w:rsidRDefault="00630514" w:rsidP="00783A32">
      <w:r>
        <w:lastRenderedPageBreak/>
        <w:t xml:space="preserve">        </w:t>
      </w:r>
      <w:r w:rsidRPr="00783A32">
        <w:t>(A)</w:t>
      </w:r>
      <w:r>
        <w:t xml:space="preserve"> </w:t>
      </w:r>
      <w:r w:rsidRPr="00783A32">
        <w:t>Brand;</w:t>
      </w:r>
    </w:p>
    <w:p w14:paraId="5DEBA7CF" w14:textId="77777777" w:rsidR="00630514" w:rsidRPr="00783A32" w:rsidRDefault="00630514" w:rsidP="00783A32">
      <w:r>
        <w:t xml:space="preserve">        </w:t>
      </w:r>
      <w:r w:rsidRPr="00783A32">
        <w:t>(B)</w:t>
      </w:r>
      <w:r>
        <w:t xml:space="preserve"> </w:t>
      </w:r>
      <w:r w:rsidRPr="00783A32">
        <w:t>Model number, OEM number, manufacturer part number, or wholesaler number; and</w:t>
      </w:r>
    </w:p>
    <w:p w14:paraId="5DEBA7D0" w14:textId="77777777" w:rsidR="00630514" w:rsidRPr="00783A32" w:rsidRDefault="00630514" w:rsidP="00783A32">
      <w:r>
        <w:t xml:space="preserve">        </w:t>
      </w:r>
      <w:r w:rsidRPr="00783A32">
        <w:t>(C)</w:t>
      </w:r>
      <w:r>
        <w:t xml:space="preserve"> </w:t>
      </w:r>
      <w:r w:rsidRPr="00783A32">
        <w:t>Item description, as applicable.</w:t>
      </w:r>
    </w:p>
    <w:p w14:paraId="5DEBA7D1" w14:textId="77777777" w:rsidR="00630514" w:rsidRPr="00783A32" w:rsidRDefault="00630514" w:rsidP="00783A32">
      <w:r>
        <w:t xml:space="preserve">      </w:t>
      </w:r>
      <w:r w:rsidRPr="00783A32">
        <w:t>(ix)</w:t>
      </w:r>
      <w:r>
        <w:t xml:space="preserve"> </w:t>
      </w:r>
      <w:r w:rsidRPr="00783A32">
        <w:t>Any readily available information about mitigation actions undertaken or recommended.</w:t>
      </w:r>
    </w:p>
    <w:p w14:paraId="5DEBA7D2" w14:textId="77777777" w:rsidR="00630514" w:rsidRPr="00783A32" w:rsidRDefault="00630514" w:rsidP="00783A32">
      <w:r>
        <w:t xml:space="preserve">    </w:t>
      </w:r>
      <w:r w:rsidRPr="00783A32">
        <w:t>(2)</w:t>
      </w:r>
      <w:r>
        <w:t xml:space="preserve"> </w:t>
      </w:r>
      <w:r w:rsidRPr="00783A32">
        <w:t>If a disclosure is required to be submitted to a contracting office, the offeror shall submit the disclosure as follows:</w:t>
      </w:r>
    </w:p>
    <w:p w14:paraId="5DEBA7D3" w14:textId="77777777" w:rsidR="00630514" w:rsidRPr="00783A32" w:rsidRDefault="00630514" w:rsidP="00783A32">
      <w:r>
        <w:t xml:space="preserve">      </w:t>
      </w:r>
      <w:r w:rsidRPr="00783A32">
        <w:t>(i)</w:t>
      </w:r>
      <w:r>
        <w:t xml:space="preserve"> </w:t>
      </w:r>
      <w:r w:rsidRPr="00783A32">
        <w:t xml:space="preserve">If a Department of Defense contracting office, the offeror shall submit the disclosure to the website at </w:t>
      </w:r>
      <w:hyperlink r:id="rId48" w:history="1">
        <w:r w:rsidRPr="00AA01EB">
          <w:rPr>
            <w:rStyle w:val="Hyperlink"/>
            <w:i/>
            <w:iCs/>
          </w:rPr>
          <w:t>https://dibnet.dod.mil</w:t>
        </w:r>
      </w:hyperlink>
      <w:r w:rsidRPr="00783A32">
        <w:t>.</w:t>
      </w:r>
    </w:p>
    <w:p w14:paraId="5DEBA7D4" w14:textId="77777777" w:rsidR="00630514" w:rsidRPr="00783A32" w:rsidRDefault="00630514" w:rsidP="00783A32">
      <w:r>
        <w:t xml:space="preserve">      </w:t>
      </w:r>
      <w:r w:rsidRPr="00783A32">
        <w:t>(ii)</w:t>
      </w:r>
      <w:r>
        <w:t xml:space="preserve"> </w:t>
      </w:r>
      <w:r w:rsidRPr="00783A32">
        <w:t>For all other contracting offices, the Offeror shall submit the disclosure to the Contracting Officer.</w:t>
      </w:r>
    </w:p>
    <w:p w14:paraId="5DEBA7D5" w14:textId="77777777" w:rsidR="00630514" w:rsidRPr="00783A32" w:rsidRDefault="00630514"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DEBA7D6" w14:textId="77777777" w:rsidR="00630514" w:rsidRPr="004013C4" w:rsidRDefault="0063051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DEBA7D7" w14:textId="77777777" w:rsidR="00630514" w:rsidRDefault="00630514" w:rsidP="001C4DDA">
      <w:pPr>
        <w:jc w:val="center"/>
      </w:pPr>
      <w:r>
        <w:t>(End of Provision)</w:t>
      </w:r>
    </w:p>
    <w:p w14:paraId="5DEBA7D8" w14:textId="77777777" w:rsidR="00630514" w:rsidRDefault="00630514">
      <w:pPr>
        <w:pStyle w:val="Heading2"/>
      </w:pPr>
      <w:bookmarkStart w:id="34" w:name="_Toc256000028"/>
      <w:r>
        <w:t>E.6  VAAR 852.233-70  PROTEST CONTENT/ALTERNATIVE DISPUTE RESOLUTION (OCT 2018)</w:t>
      </w:r>
      <w:bookmarkEnd w:id="34"/>
    </w:p>
    <w:p w14:paraId="5DEBA7D9" w14:textId="77777777" w:rsidR="00630514" w:rsidRDefault="00630514" w:rsidP="007B6BC6">
      <w:r>
        <w:t xml:space="preserve">  (a) Any protest filed by an interested party shall—</w:t>
      </w:r>
    </w:p>
    <w:p w14:paraId="5DEBA7DA" w14:textId="77777777" w:rsidR="00630514" w:rsidRDefault="00630514" w:rsidP="007B6BC6">
      <w:r>
        <w:t xml:space="preserve">    (1) Include the name, address, fax number, email and telephone number of the protester;</w:t>
      </w:r>
    </w:p>
    <w:p w14:paraId="5DEBA7DB" w14:textId="77777777" w:rsidR="00630514" w:rsidRDefault="00630514" w:rsidP="007B6BC6">
      <w:r>
        <w:t xml:space="preserve">    (2) Identify the solicitation and/or contract number;</w:t>
      </w:r>
    </w:p>
    <w:p w14:paraId="5DEBA7DC" w14:textId="77777777" w:rsidR="00630514" w:rsidRDefault="00630514" w:rsidP="007B6BC6">
      <w:r>
        <w:t xml:space="preserve">    (3) Include an original signed by the protester or the protester’s representative and at least one copy;</w:t>
      </w:r>
    </w:p>
    <w:p w14:paraId="5DEBA7DD" w14:textId="77777777" w:rsidR="00630514" w:rsidRDefault="00630514" w:rsidP="007B6BC6">
      <w:r>
        <w:t xml:space="preserve">    (4) Set forth a detailed statement of the legal and factual grounds of the protest, including a description of resulting prejudice to the protester, and provide copies of relevant documents;</w:t>
      </w:r>
    </w:p>
    <w:p w14:paraId="5DEBA7DE" w14:textId="77777777" w:rsidR="00630514" w:rsidRDefault="00630514" w:rsidP="007B6BC6">
      <w:r>
        <w:t xml:space="preserve">    (5) Specifically request a ruling of the individual upon whom the protest is served;</w:t>
      </w:r>
    </w:p>
    <w:p w14:paraId="5DEBA7DF" w14:textId="77777777" w:rsidR="00630514" w:rsidRDefault="00630514" w:rsidP="007B6BC6">
      <w:r>
        <w:t xml:space="preserve">    (6) State the form of relief requested; and</w:t>
      </w:r>
    </w:p>
    <w:p w14:paraId="5DEBA7E0" w14:textId="77777777" w:rsidR="00630514" w:rsidRDefault="00630514" w:rsidP="007B6BC6">
      <w:r>
        <w:t xml:space="preserve">    (7) Provide all information establishing the timeliness of the protest.</w:t>
      </w:r>
    </w:p>
    <w:p w14:paraId="5DEBA7E1" w14:textId="77777777" w:rsidR="00630514" w:rsidRDefault="00630514" w:rsidP="007B6BC6">
      <w:r>
        <w:t xml:space="preserve">  (b) Failure to comply with the above may result in dismissal of the protest without further consideration.</w:t>
      </w:r>
    </w:p>
    <w:p w14:paraId="5DEBA7E2" w14:textId="77777777" w:rsidR="00630514" w:rsidRPr="00207BD3" w:rsidRDefault="00630514" w:rsidP="007B6BC6">
      <w:r>
        <w:lastRenderedPageBreak/>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5DEBA7E3" w14:textId="77777777" w:rsidR="00630514" w:rsidRPr="00207BD3" w:rsidRDefault="00630514" w:rsidP="007B6BC6">
      <w:pPr>
        <w:jc w:val="center"/>
        <w:rPr>
          <w:rStyle w:val="AAMSKBFill-InHighlight"/>
          <w:color w:val="auto"/>
        </w:rPr>
      </w:pPr>
      <w:r>
        <w:rPr>
          <w:rStyle w:val="AAMSKBFill-InHighlight"/>
          <w:color w:val="auto"/>
        </w:rPr>
        <w:t>(End of Provision)</w:t>
      </w:r>
    </w:p>
    <w:p w14:paraId="5DEBA7E4" w14:textId="77777777" w:rsidR="00630514" w:rsidRDefault="00630514">
      <w:pPr>
        <w:pStyle w:val="Heading2"/>
      </w:pPr>
      <w:bookmarkStart w:id="35" w:name="_Toc256000029"/>
      <w:r>
        <w:t>E.7  VAAR 852.233-71  ALTERNATE PROTEST PROCEDURE (OCT 2018)</w:t>
      </w:r>
      <w:bookmarkEnd w:id="35"/>
    </w:p>
    <w:p w14:paraId="5DEBA7E5" w14:textId="77777777" w:rsidR="00630514" w:rsidRPr="00C73B0B" w:rsidRDefault="00630514"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DEBA7E6" w14:textId="77777777" w:rsidR="00630514" w:rsidRPr="003E4CCB" w:rsidRDefault="00630514" w:rsidP="00DF6CB4">
      <w:r>
        <w:t xml:space="preserve">  (b) The protest will not be considered if the interested party has a protest on the same or similar issue(s) pending with the Contracting Officer</w:t>
      </w:r>
      <w:r w:rsidRPr="003E4CCB">
        <w:t>.</w:t>
      </w:r>
    </w:p>
    <w:p w14:paraId="5DEBA7E7" w14:textId="77777777" w:rsidR="00630514" w:rsidRPr="003E4CCB" w:rsidRDefault="00630514" w:rsidP="00DF6CB4">
      <w:pPr>
        <w:jc w:val="center"/>
      </w:pPr>
      <w:r>
        <w:t>(End of Provision)</w:t>
      </w:r>
    </w:p>
    <w:p w14:paraId="5DEBA7E8" w14:textId="77777777" w:rsidR="000B5897" w:rsidRDefault="00630514">
      <w:r>
        <w:t xml:space="preserve">  PLEASE NOTE: The correct mailing information for filing alternate protests is as follows:</w:t>
      </w:r>
    </w:p>
    <w:p w14:paraId="5DEBA7E9" w14:textId="77777777" w:rsidR="000B5897" w:rsidRDefault="000B5897">
      <w:pPr>
        <w:pStyle w:val="NoSpacing"/>
      </w:pPr>
    </w:p>
    <w:p w14:paraId="5DEBA7EA" w14:textId="77777777" w:rsidR="000B5897" w:rsidRDefault="00630514">
      <w:pPr>
        <w:pStyle w:val="NoSpacing"/>
        <w:tabs>
          <w:tab w:val="left" w:pos="675"/>
        </w:tabs>
      </w:pPr>
      <w:r>
        <w:tab/>
        <w:t>Deputy Assistant Secretary for Acquisition and Logistics,</w:t>
      </w:r>
    </w:p>
    <w:p w14:paraId="5DEBA7EB" w14:textId="77777777" w:rsidR="000B5897" w:rsidRDefault="00630514">
      <w:pPr>
        <w:pStyle w:val="NoSpacing"/>
        <w:tabs>
          <w:tab w:val="left" w:pos="675"/>
        </w:tabs>
      </w:pPr>
      <w:r>
        <w:tab/>
        <w:t>Risk Management Team, Department of Veterans Affairs</w:t>
      </w:r>
    </w:p>
    <w:p w14:paraId="5DEBA7EC" w14:textId="77777777" w:rsidR="000B5897" w:rsidRDefault="00630514">
      <w:pPr>
        <w:pStyle w:val="NoSpacing"/>
        <w:tabs>
          <w:tab w:val="left" w:pos="675"/>
        </w:tabs>
      </w:pPr>
      <w:r>
        <w:tab/>
        <w:t>810 Vermont Avenue, N.W.</w:t>
      </w:r>
    </w:p>
    <w:p w14:paraId="5DEBA7ED" w14:textId="77777777" w:rsidR="000B5897" w:rsidRDefault="00630514">
      <w:pPr>
        <w:pStyle w:val="NoSpacing"/>
        <w:tabs>
          <w:tab w:val="left" w:pos="675"/>
        </w:tabs>
      </w:pPr>
      <w:r>
        <w:tab/>
        <w:t>Washington, DC 20420</w:t>
      </w:r>
    </w:p>
    <w:p w14:paraId="5DEBA7EE" w14:textId="77777777" w:rsidR="000B5897" w:rsidRDefault="00630514">
      <w:r>
        <w:t xml:space="preserve">  Or for solicitations issued by the Office of Construction and Facilities Management:</w:t>
      </w:r>
    </w:p>
    <w:p w14:paraId="5DEBA7EF" w14:textId="77777777" w:rsidR="000B5897" w:rsidRDefault="000B5897">
      <w:pPr>
        <w:pStyle w:val="NoSpacing"/>
      </w:pPr>
    </w:p>
    <w:p w14:paraId="5DEBA7F0" w14:textId="77777777" w:rsidR="000B5897" w:rsidRDefault="00630514">
      <w:pPr>
        <w:pStyle w:val="NoSpacing"/>
        <w:tabs>
          <w:tab w:val="left" w:pos="675"/>
        </w:tabs>
      </w:pPr>
      <w:r>
        <w:tab/>
        <w:t>Director, Office of Construction and Facilities Management</w:t>
      </w:r>
    </w:p>
    <w:p w14:paraId="5DEBA7F1" w14:textId="77777777" w:rsidR="000B5897" w:rsidRDefault="00630514">
      <w:pPr>
        <w:pStyle w:val="NoSpacing"/>
        <w:tabs>
          <w:tab w:val="left" w:pos="675"/>
        </w:tabs>
      </w:pPr>
      <w:r>
        <w:tab/>
        <w:t>811 Vermont Avenue, N.W.</w:t>
      </w:r>
    </w:p>
    <w:p w14:paraId="5DEBA7F2" w14:textId="77777777" w:rsidR="000B5897" w:rsidRDefault="00630514">
      <w:pPr>
        <w:pStyle w:val="NoSpacing"/>
        <w:tabs>
          <w:tab w:val="left" w:pos="675"/>
        </w:tabs>
      </w:pPr>
      <w:r>
        <w:tab/>
        <w:t>Washington, DC 20420</w:t>
      </w:r>
    </w:p>
    <w:p w14:paraId="5DEBA7F3" w14:textId="77777777" w:rsidR="000B5897" w:rsidRDefault="000B5897"/>
    <w:p w14:paraId="5DEBA7F4" w14:textId="77777777" w:rsidR="00630514" w:rsidRDefault="00630514" w:rsidP="003A2310">
      <w:pPr>
        <w:pStyle w:val="Heading2"/>
      </w:pPr>
      <w:bookmarkStart w:id="36" w:name="_Toc256000030"/>
      <w:r>
        <w:t>E.8  VAAR 852.239-75  INFORMATION AND COMMUNICATION TECHNOLOGY ACCESSIBILITY NOTICE (FEB 2023)</w:t>
      </w:r>
      <w:bookmarkEnd w:id="36"/>
    </w:p>
    <w:p w14:paraId="5DEBA7F5" w14:textId="77777777" w:rsidR="00630514" w:rsidRDefault="00630514" w:rsidP="005A2CAB">
      <w:r>
        <w:t xml:space="preserve">  (a) Any offeror responding to this solicitation must comply with established VA Information and Communication Technology (ICT) (formerly Electronic and Information (EIT)) accessibility standards. Information about Section 508 is available at </w:t>
      </w:r>
      <w:hyperlink r:id="rId49" w:history="1">
        <w:r w:rsidRPr="00023E8D">
          <w:rPr>
            <w:rStyle w:val="Hyperlink"/>
            <w:i/>
            <w:iCs/>
          </w:rPr>
          <w:t>http://www.section508.va.gov/</w:t>
        </w:r>
      </w:hyperlink>
      <w:r>
        <w:t>.</w:t>
      </w:r>
    </w:p>
    <w:p w14:paraId="5DEBA7F6" w14:textId="77777777" w:rsidR="00630514" w:rsidRDefault="00630514" w:rsidP="005A2CAB">
      <w:r>
        <w:t xml:space="preserve">  (b) The Section 508 accessibility standards applicable to this solicitation are stated in the clause at 852.239–75, Information and Communication Technology Accessibility. In order to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5DEBA7F7" w14:textId="77777777" w:rsidR="00630514" w:rsidRDefault="00630514" w:rsidP="005A2CAB">
      <w:r>
        <w:lastRenderedPageBreak/>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5DEBA7F8" w14:textId="77777777" w:rsidR="00630514" w:rsidRPr="003A2310" w:rsidRDefault="00630514" w:rsidP="005A2CAB">
      <w:pPr>
        <w:jc w:val="center"/>
        <w:rPr>
          <w:rFonts w:cstheme="minorHAnsi"/>
        </w:rPr>
      </w:pPr>
      <w:r>
        <w:rPr>
          <w:rFonts w:cstheme="minorHAnsi"/>
        </w:rPr>
        <w:t>(End of Provision)</w:t>
      </w:r>
    </w:p>
    <w:p w14:paraId="5DEBA7F9" w14:textId="77777777" w:rsidR="000B5897" w:rsidRDefault="00630514">
      <w:pPr>
        <w:tabs>
          <w:tab w:val="left" w:pos="3240"/>
        </w:tabs>
      </w:pPr>
      <w:r>
        <w:tab/>
        <w:t>(End of Addendum to 52.212-1)</w:t>
      </w:r>
    </w:p>
    <w:p w14:paraId="5DEBA7FA" w14:textId="77777777" w:rsidR="000B5897" w:rsidRDefault="000B5897"/>
    <w:sectPr w:rsidR="000B5897">
      <w:headerReference w:type="even" r:id="rId50"/>
      <w:headerReference w:type="default" r:id="rId51"/>
      <w:footerReference w:type="even" r:id="rId52"/>
      <w:footerReference w:type="default" r:id="rId53"/>
      <w:headerReference w:type="first" r:id="rId54"/>
      <w:footerReference w:type="first" r:id="rId5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8863" w14:textId="77777777" w:rsidR="00031078" w:rsidRDefault="00031078">
      <w:pPr>
        <w:spacing w:after="0" w:line="240" w:lineRule="auto"/>
      </w:pPr>
      <w:r>
        <w:separator/>
      </w:r>
    </w:p>
  </w:endnote>
  <w:endnote w:type="continuationSeparator" w:id="0">
    <w:p w14:paraId="67053E81" w14:textId="77777777" w:rsidR="00031078" w:rsidRDefault="00031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D" w14:textId="77777777" w:rsidR="00630514" w:rsidRDefault="00630514">
    <w:pPr>
      <w:pStyle w:val="Footer"/>
    </w:pPr>
  </w:p>
  <w:p w14:paraId="5DEBA7FE"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F" w14:textId="77777777" w:rsidR="00630514" w:rsidRDefault="00630514">
    <w:pPr>
      <w:pStyle w:val="Footer"/>
    </w:pPr>
  </w:p>
  <w:p w14:paraId="5DEBA800" w14:textId="77777777" w:rsidR="000B5897" w:rsidRDefault="0063051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2" w14:textId="77777777" w:rsidR="00630514" w:rsidRDefault="00630514">
    <w:pPr>
      <w:pStyle w:val="Footer"/>
    </w:pPr>
  </w:p>
  <w:p w14:paraId="5DEBA803"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5"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6" w14:textId="77777777" w:rsidR="000B5897" w:rsidRDefault="0063051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7"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A" w14:textId="77777777" w:rsidR="00630514" w:rsidRDefault="00630514">
    <w:pPr>
      <w:pStyle w:val="Footer"/>
    </w:pPr>
  </w:p>
  <w:p w14:paraId="5DEBA80B"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C" w14:textId="77777777" w:rsidR="00630514" w:rsidRDefault="00630514">
    <w:pPr>
      <w:pStyle w:val="Footer"/>
    </w:pPr>
  </w:p>
  <w:p w14:paraId="5DEBA80D" w14:textId="77777777" w:rsidR="000B5897" w:rsidRDefault="00630514">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45</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F" w14:textId="77777777" w:rsidR="00630514" w:rsidRDefault="00630514">
    <w:pPr>
      <w:pStyle w:val="Footer"/>
    </w:pPr>
  </w:p>
  <w:p w14:paraId="5DEBA810"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3" w14:textId="77777777" w:rsidR="00630514" w:rsidRDefault="00630514">
    <w:pPr>
      <w:pStyle w:val="Footer"/>
    </w:pPr>
  </w:p>
  <w:p w14:paraId="5DEBA814"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5" w14:textId="77777777" w:rsidR="00630514" w:rsidRDefault="00630514">
    <w:pPr>
      <w:pStyle w:val="Footer"/>
    </w:pPr>
  </w:p>
  <w:p w14:paraId="5DEBA816" w14:textId="77777777" w:rsidR="000B5897" w:rsidRDefault="00630514">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45</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8" w14:textId="77777777" w:rsidR="00630514" w:rsidRDefault="00630514">
    <w:pPr>
      <w:pStyle w:val="Footer"/>
    </w:pPr>
  </w:p>
  <w:p w14:paraId="5DEBA819"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C" w14:textId="77777777" w:rsidR="00630514" w:rsidRDefault="00630514">
    <w:pPr>
      <w:pStyle w:val="Footer"/>
    </w:pPr>
  </w:p>
  <w:p w14:paraId="5DEBA81D"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E" w14:textId="77777777" w:rsidR="00630514" w:rsidRDefault="00630514">
    <w:pPr>
      <w:pStyle w:val="Footer"/>
    </w:pPr>
  </w:p>
  <w:p w14:paraId="5DEBA81F" w14:textId="77777777" w:rsidR="000B5897" w:rsidRDefault="00630514">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fldSimple w:instr=" NUMPAGES   \* MERGEFORMAT ">
      <w:r>
        <w:t>45</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21" w14:textId="77777777" w:rsidR="00630514" w:rsidRDefault="00630514">
    <w:pPr>
      <w:pStyle w:val="Footer"/>
    </w:pPr>
  </w:p>
  <w:p w14:paraId="5DEBA822"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A540" w14:textId="77777777" w:rsidR="00031078" w:rsidRDefault="00031078">
      <w:pPr>
        <w:spacing w:after="0" w:line="240" w:lineRule="auto"/>
      </w:pPr>
      <w:r>
        <w:separator/>
      </w:r>
    </w:p>
  </w:footnote>
  <w:footnote w:type="continuationSeparator" w:id="0">
    <w:p w14:paraId="55BDA2C6" w14:textId="77777777" w:rsidR="00031078" w:rsidRDefault="00031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B" w14:textId="77777777" w:rsidR="00630514" w:rsidRDefault="00630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C" w14:textId="77777777" w:rsidR="00630514" w:rsidRDefault="00630514">
    <w:r>
      <w:t>36C24E26Q0054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1" w14:textId="77777777" w:rsidR="00630514" w:rsidRDefault="006305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4" w14:textId="77777777" w:rsidR="00630514" w:rsidRDefault="00630514">
    <w:r>
      <w:t>36C24E26Q0054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8" w14:textId="77777777" w:rsidR="00630514" w:rsidRDefault="006305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9" w14:textId="77777777" w:rsidR="00630514" w:rsidRDefault="00630514">
    <w:r>
      <w:t>36C24E26Q0054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E" w14:textId="77777777" w:rsidR="00630514" w:rsidRDefault="0063051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1" w14:textId="77777777" w:rsidR="00630514" w:rsidRDefault="0063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2" w14:textId="77777777" w:rsidR="00630514" w:rsidRDefault="00630514">
    <w:r>
      <w:t>36C24E26Q0054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7" w14:textId="77777777" w:rsidR="00630514" w:rsidRDefault="0063051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A" w14:textId="77777777" w:rsidR="00630514" w:rsidRDefault="0063051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B" w14:textId="77777777" w:rsidR="00630514" w:rsidRDefault="00630514">
    <w:r>
      <w:t>36C24E26Q0054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20" w14:textId="77777777" w:rsidR="00630514" w:rsidRDefault="00630514">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 Renee L.">
    <w15:presenceInfo w15:providerId="AD" w15:userId="S::Renee.Kale@va.gov::a33a027d-05ca-4ac1-95cb-c95706b693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97"/>
    <w:rsid w:val="00031078"/>
    <w:rsid w:val="000B5897"/>
    <w:rsid w:val="00245A2F"/>
    <w:rsid w:val="0035201F"/>
    <w:rsid w:val="003C3C08"/>
    <w:rsid w:val="005406BB"/>
    <w:rsid w:val="005B1D73"/>
    <w:rsid w:val="00630514"/>
    <w:rsid w:val="00765EBB"/>
    <w:rsid w:val="00A100E9"/>
    <w:rsid w:val="00BE23DE"/>
    <w:rsid w:val="00C335F2"/>
    <w:rsid w:val="00C354F8"/>
    <w:rsid w:val="00D00D63"/>
    <w:rsid w:val="00D07B67"/>
    <w:rsid w:val="00DA5DD9"/>
    <w:rsid w:val="00E0269E"/>
    <w:rsid w:val="00FE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A456"/>
  <w15:docId w15:val="{C15ABFF2-4AA9-41D8-8437-F94FB681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60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60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60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60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817"/>
    <w:rPr>
      <w:color w:val="0000FF" w:themeColor="hyperlink"/>
      <w:u w:val="single"/>
    </w:rPr>
  </w:style>
  <w:style w:type="character" w:customStyle="1" w:styleId="UnresolvedMention1">
    <w:name w:val="Unresolved Mention1"/>
    <w:basedOn w:val="DefaultParagraphFont"/>
    <w:uiPriority w:val="99"/>
    <w:semiHidden/>
    <w:unhideWhenUsed/>
    <w:rsid w:val="00E27817"/>
    <w:rPr>
      <w:color w:val="605E5C"/>
      <w:shd w:val="clear" w:color="auto" w:fill="E1DFDD"/>
    </w:rPr>
  </w:style>
  <w:style w:type="character" w:styleId="FollowedHyperlink">
    <w:name w:val="FollowedHyperlink"/>
    <w:basedOn w:val="DefaultParagraphFont"/>
    <w:uiPriority w:val="99"/>
    <w:semiHidden/>
    <w:unhideWhenUsed/>
    <w:rsid w:val="00627747"/>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B1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50"/>
    <w:rPr>
      <w:rFonts w:eastAsiaTheme="majorEastAsia" w:cstheme="majorBidi"/>
      <w:color w:val="272727" w:themeColor="text1" w:themeTint="D8"/>
    </w:rPr>
  </w:style>
  <w:style w:type="paragraph" w:styleId="Quote">
    <w:name w:val="Quote"/>
    <w:basedOn w:val="Normal"/>
    <w:next w:val="Normal"/>
    <w:link w:val="QuoteChar"/>
    <w:uiPriority w:val="29"/>
    <w:qFormat/>
    <w:rsid w:val="00B160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6050"/>
    <w:rPr>
      <w:i/>
      <w:iCs/>
      <w:color w:val="404040" w:themeColor="text1" w:themeTint="BF"/>
    </w:rPr>
  </w:style>
  <w:style w:type="paragraph" w:styleId="IntenseQuote">
    <w:name w:val="Intense Quote"/>
    <w:basedOn w:val="Normal"/>
    <w:next w:val="Normal"/>
    <w:link w:val="IntenseQuoteChar"/>
    <w:uiPriority w:val="30"/>
    <w:qFormat/>
    <w:rsid w:val="00B1605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6050"/>
    <w:rPr>
      <w:i/>
      <w:iCs/>
      <w:color w:val="365F91" w:themeColor="accent1" w:themeShade="BF"/>
    </w:rPr>
  </w:style>
  <w:style w:type="character" w:styleId="IntenseReference">
    <w:name w:val="Intense Reference"/>
    <w:basedOn w:val="DefaultParagraphFont"/>
    <w:uiPriority w:val="32"/>
    <w:qFormat/>
    <w:rsid w:val="00B16050"/>
    <w:rPr>
      <w:b/>
      <w:bCs/>
      <w:smallCaps/>
      <w:color w:val="365F91" w:themeColor="accent1" w:themeShade="BF"/>
      <w:spacing w:val="5"/>
    </w:rPr>
  </w:style>
  <w:style w:type="character" w:styleId="CommentReference">
    <w:name w:val="annotation reference"/>
    <w:basedOn w:val="DefaultParagraphFont"/>
    <w:uiPriority w:val="99"/>
    <w:semiHidden/>
    <w:unhideWhenUsed/>
    <w:rsid w:val="001F537E"/>
    <w:rPr>
      <w:sz w:val="16"/>
      <w:szCs w:val="16"/>
    </w:rPr>
  </w:style>
  <w:style w:type="paragraph" w:styleId="Revision">
    <w:name w:val="Revision"/>
    <w:hidden/>
    <w:uiPriority w:val="99"/>
    <w:semiHidden/>
    <w:rsid w:val="005B1D7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www.energystar.gov/products?s=mega" TargetMode="External"/><Relationship Id="rId26" Type="http://schemas.openxmlformats.org/officeDocument/2006/relationships/hyperlink" Target="https://www.sam.gov" TargetMode="External"/><Relationship Id="rId39" Type="http://schemas.openxmlformats.org/officeDocument/2006/relationships/footer" Target="footer10.xml"/><Relationship Id="rId21" Type="http://schemas.openxmlformats.org/officeDocument/2006/relationships/hyperlink" Target="https://www.epa.gov/snap/unacceptable-and-acceptable-substitutes-tables" TargetMode="Externa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hyperlink" Target="mailto:CISADA106@state.gov" TargetMode="External"/><Relationship Id="rId50" Type="http://schemas.openxmlformats.org/officeDocument/2006/relationships/header" Target="header11.xml"/><Relationship Id="rId55" Type="http://schemas.openxmlformats.org/officeDocument/2006/relationships/footer" Target="footer15.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yperlink" Target="https://www.energy.gov/femp/search-energy-efficient-products" TargetMode="External"/><Relationship Id="rId25" Type="http://schemas.openxmlformats.org/officeDocument/2006/relationships/hyperlink" Target="https://www.trade.gov/consolidated-screening-list" TargetMode="External"/><Relationship Id="rId33" Type="http://schemas.openxmlformats.org/officeDocument/2006/relationships/footer" Target="footer7.xml"/><Relationship Id="rId38" Type="http://schemas.openxmlformats.org/officeDocument/2006/relationships/header" Target="header9.xml"/><Relationship Id="rId46" Type="http://schemas.openxmlformats.org/officeDocument/2006/relationships/hyperlink" Target="https://www.treasury.gov/resource-center/sanctions/SDN-List/Pages/default.aspx" TargetMode="External"/><Relationship Id="rId2" Type="http://schemas.openxmlformats.org/officeDocument/2006/relationships/settings" Target="settings.xml"/><Relationship Id="rId16" Type="http://schemas.openxmlformats.org/officeDocument/2006/relationships/hyperlink" Target="https://www.epa.gov/smm/comprehensive-procurement-guideline-cpg-program" TargetMode="External"/><Relationship Id="rId20" Type="http://schemas.openxmlformats.org/officeDocument/2006/relationships/hyperlink" Target="https://www.biopreferred.gov/" TargetMode="External"/><Relationship Id="rId29" Type="http://schemas.openxmlformats.org/officeDocument/2006/relationships/hyperlink" Target="https://pdt.nbis.mil/consent" TargetMode="External"/><Relationship Id="rId41" Type="http://schemas.openxmlformats.org/officeDocument/2006/relationships/header" Target="header10.xml"/><Relationship Id="rId54" Type="http://schemas.openxmlformats.org/officeDocument/2006/relationships/header" Target="header1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footer" Target="footer11.xml"/><Relationship Id="rId45" Type="http://schemas.openxmlformats.org/officeDocument/2006/relationships/hyperlink" Target="https://www.sam.gov" TargetMode="External"/><Relationship Id="rId53" Type="http://schemas.openxmlformats.org/officeDocument/2006/relationships/footer" Target="footer14.xml"/><Relationship Id="rId58"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yperlink" Target="https://vaww.va.gov/vapubs/index.cfm" TargetMode="External"/><Relationship Id="rId36" Type="http://schemas.openxmlformats.org/officeDocument/2006/relationships/footer" Target="footer9.xml"/><Relationship Id="rId49" Type="http://schemas.openxmlformats.org/officeDocument/2006/relationships/hyperlink" Target="http://www.section508.va.gov/" TargetMode="External"/><Relationship Id="rId57" Type="http://schemas.microsoft.com/office/2011/relationships/people" Target="people.xml"/><Relationship Id="rId10" Type="http://schemas.openxmlformats.org/officeDocument/2006/relationships/header" Target="header3.xml"/><Relationship Id="rId19" Type="http://schemas.openxmlformats.org/officeDocument/2006/relationships/hyperlink" Target="https://www.energy.gov/femp/low-standby-power-product-list" TargetMode="External"/><Relationship Id="rId31" Type="http://schemas.openxmlformats.org/officeDocument/2006/relationships/header" Target="header5.xml"/><Relationship Id="rId44" Type="http://schemas.openxmlformats.org/officeDocument/2006/relationships/hyperlink" Target="https://www.sam.gov" TargetMode="External"/><Relationship Id="rId52"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hyperlink" Target="https://veterans.certify.sba.gov/" TargetMode="External"/><Relationship Id="rId35" Type="http://schemas.openxmlformats.org/officeDocument/2006/relationships/header" Target="header7.xml"/><Relationship Id="rId43" Type="http://schemas.openxmlformats.org/officeDocument/2006/relationships/hyperlink" Target="http://www.sam.gov" TargetMode="External"/><Relationship Id="rId48" Type="http://schemas.openxmlformats.org/officeDocument/2006/relationships/hyperlink" Target="https://dibnet.dod.mi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1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5</TotalTime>
  <Pages>45</Pages>
  <Words>16370</Words>
  <Characters>93314</Characters>
  <Application>Microsoft Office Word</Application>
  <DocSecurity>0</DocSecurity>
  <Lines>777</Lines>
  <Paragraphs>218</Paragraphs>
  <ScaleCrop>false</ScaleCrop>
  <Company/>
  <LinksUpToDate>false</LinksUpToDate>
  <CharactersWithSpaces>109466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Kale, Renee L.</dc:creator>
  <cp:lastModifiedBy>Kale, Renee L.</cp:lastModifiedBy>
  <cp:revision>7</cp:revision>
  <dcterms:created xsi:type="dcterms:W3CDTF">2026-08-06T13:27:00Z</dcterms:created>
  <dcterms:modified xsi:type="dcterms:W3CDTF">2026-08-06T14:16:00Z</dcterms:modified>
</cp:coreProperties>
</file>